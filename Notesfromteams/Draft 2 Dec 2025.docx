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4267" w14:textId="234F99E9" w:rsidR="00C2588E" w:rsidRPr="00C2588E" w:rsidRDefault="00C2588E" w:rsidP="557CB1E6">
      <w:pPr>
        <w:rPr>
          <w:b/>
          <w:bCs/>
        </w:rPr>
      </w:pPr>
      <w:r w:rsidRPr="00C2588E">
        <w:rPr>
          <w:b/>
          <w:bCs/>
        </w:rPr>
        <w:t>Briefing on Airbnb Growth Trends &amp; Policy Implications</w:t>
      </w:r>
    </w:p>
    <w:p w14:paraId="286EC018" w14:textId="2517BD7C" w:rsidR="43F15E5D" w:rsidRDefault="43F15E5D" w:rsidP="557CB1E6">
      <w:pPr>
        <w:rPr>
          <w:i/>
          <w:iCs/>
        </w:rPr>
      </w:pPr>
      <w:r>
        <w:t>The opposition’s proposal,</w:t>
      </w:r>
      <w:del w:id="0" w:author="Tee, Benjamin" w:date="2025-12-03T18:00:00Z" w16du:dateUtc="2025-12-03T18:00:00Z">
        <w:r w:rsidDel="005422C0">
          <w:delText>while</w:delText>
        </w:r>
      </w:del>
      <w:r>
        <w:t xml:space="preserve"> prompted by the discovery of </w:t>
      </w:r>
      <w:r w:rsidR="1C556096">
        <w:t xml:space="preserve">the Mayor’s </w:t>
      </w:r>
      <w:r>
        <w:t xml:space="preserve">aide’s housing circumstances, is likely to gain some traction due to public awareness of </w:t>
      </w:r>
      <w:r w:rsidR="00F2537E">
        <w:t xml:space="preserve">recent </w:t>
      </w:r>
      <w:r>
        <w:t xml:space="preserve">protests and measures taken against </w:t>
      </w:r>
      <w:commentRangeStart w:id="1"/>
      <w:r>
        <w:t>Airbnb</w:t>
      </w:r>
      <w:commentRangeEnd w:id="1"/>
      <w:r w:rsidR="00CA6444">
        <w:rPr>
          <w:rStyle w:val="CommentReference"/>
          <w:sz w:val="24"/>
          <w:szCs w:val="24"/>
        </w:rPr>
        <w:commentReference w:id="1"/>
      </w:r>
      <w:r>
        <w:t xml:space="preserve">, and a </w:t>
      </w:r>
      <w:del w:id="2" w:author="Tee, Benjamin" w:date="2025-12-08T08:53:00Z" w16du:dateUtc="2025-12-08T08:53:00Z">
        <w:r w:rsidDel="00DE3F64">
          <w:delText xml:space="preserve">general </w:delText>
        </w:r>
      </w:del>
      <w:r>
        <w:t xml:space="preserve">perception (due to repeated promises by more than one UK government to build more housing) that there is a shortage of housing in the </w:t>
      </w:r>
      <w:commentRangeStart w:id="3"/>
      <w:r>
        <w:t>UK</w:t>
      </w:r>
      <w:commentRangeEnd w:id="3"/>
      <w:r w:rsidR="00CA6444">
        <w:rPr>
          <w:rStyle w:val="CommentReference"/>
          <w:sz w:val="24"/>
          <w:szCs w:val="24"/>
        </w:rPr>
        <w:commentReference w:id="3"/>
      </w:r>
      <w:r w:rsidR="7E6B3411">
        <w:t>.</w:t>
      </w:r>
    </w:p>
    <w:p w14:paraId="10AD0420" w14:textId="6F35BBD8" w:rsidR="0011253D" w:rsidRDefault="3A66CA9A">
      <w:pPr>
        <w:rPr>
          <w:lang w:val="en-SG"/>
        </w:rPr>
      </w:pPr>
      <w:r>
        <w:t>Th</w:t>
      </w:r>
      <w:r w:rsidR="37EB1EF1">
        <w:t>e opposition are behind the times: t</w:t>
      </w:r>
      <w:r w:rsidR="43F15E5D" w:rsidRPr="7E5BAF75">
        <w:rPr>
          <w:lang w:val="en-SG"/>
        </w:rPr>
        <w:t xml:space="preserve">he increase </w:t>
      </w:r>
      <w:r w:rsidR="41F3CB09" w:rsidRPr="7E5BAF75">
        <w:rPr>
          <w:lang w:val="en-SG"/>
        </w:rPr>
        <w:t>in</w:t>
      </w:r>
      <w:r w:rsidR="7D4E0A1B" w:rsidRPr="7E5BAF75">
        <w:rPr>
          <w:lang w:val="en-SG"/>
        </w:rPr>
        <w:t xml:space="preserve"> </w:t>
      </w:r>
      <w:r w:rsidR="43F15E5D" w:rsidRPr="7E5BAF75">
        <w:rPr>
          <w:lang w:val="en-SG"/>
        </w:rPr>
        <w:t>short-term lets and its potential to damage the housing supply in London is a concern that the Mayor's office ha</w:t>
      </w:r>
      <w:r w:rsidR="002B7C97">
        <w:rPr>
          <w:lang w:val="en-SG"/>
        </w:rPr>
        <w:t>d</w:t>
      </w:r>
      <w:r w:rsidR="43F15E5D" w:rsidRPr="7E5BAF75">
        <w:rPr>
          <w:lang w:val="en-SG"/>
        </w:rPr>
        <w:t xml:space="preserve"> already raised </w:t>
      </w:r>
      <w:r w:rsidR="1561B7E1" w:rsidRPr="7E5BAF75">
        <w:rPr>
          <w:lang w:val="en-SG"/>
        </w:rPr>
        <w:t>and</w:t>
      </w:r>
      <w:del w:id="4" w:author="Hughes, Owen" w:date="2025-12-04T16:01:00Z">
        <w:r w:rsidR="1561B7E1" w:rsidRPr="7E5BAF75">
          <w:rPr>
            <w:lang w:val="en-SG"/>
          </w:rPr>
          <w:delText>which it has</w:delText>
        </w:r>
      </w:del>
      <w:r w:rsidR="1561B7E1" w:rsidRPr="7E5BAF75">
        <w:rPr>
          <w:lang w:val="en-SG"/>
        </w:rPr>
        <w:t xml:space="preserve"> taken concrete steps to tackle</w:t>
      </w:r>
      <w:r w:rsidR="37EB1EF1" w:rsidRPr="7E5BAF75">
        <w:rPr>
          <w:lang w:val="en-SG"/>
        </w:rPr>
        <w:t>:</w:t>
      </w:r>
    </w:p>
    <w:p w14:paraId="63DEAFC9" w14:textId="7D5E3746" w:rsidR="0011253D" w:rsidRDefault="37EB1EF1" w:rsidP="0011253D">
      <w:pPr>
        <w:pStyle w:val="ListParagraph"/>
        <w:numPr>
          <w:ilvl w:val="0"/>
          <w:numId w:val="19"/>
        </w:numPr>
        <w:rPr>
          <w:lang w:val="en-SG"/>
        </w:rPr>
      </w:pPr>
      <w:commentRangeStart w:id="5"/>
      <w:r w:rsidRPr="557CB1E6">
        <w:rPr>
          <w:lang w:val="en-SG"/>
        </w:rPr>
        <w:t xml:space="preserve">In 2015, a significant change </w:t>
      </w:r>
      <w:r w:rsidR="43F15E5D" w:rsidRPr="557CB1E6">
        <w:rPr>
          <w:lang w:val="en-SG"/>
        </w:rPr>
        <w:t>to London’s planning permission regime</w:t>
      </w:r>
      <w:r w:rsidRPr="557CB1E6">
        <w:rPr>
          <w:lang w:val="en-SG"/>
        </w:rPr>
        <w:t xml:space="preserve"> was introduced. This </w:t>
      </w:r>
      <w:r w:rsidR="43F15E5D" w:rsidRPr="557CB1E6">
        <w:rPr>
          <w:lang w:val="en-SG"/>
        </w:rPr>
        <w:t>require</w:t>
      </w:r>
      <w:r w:rsidRPr="557CB1E6">
        <w:rPr>
          <w:lang w:val="en-SG"/>
        </w:rPr>
        <w:t>s</w:t>
      </w:r>
      <w:r w:rsidR="43F15E5D" w:rsidRPr="557CB1E6">
        <w:rPr>
          <w:lang w:val="en-SG"/>
        </w:rPr>
        <w:t xml:space="preserve"> landlords letting their property for more than 90 days</w:t>
      </w:r>
      <w:r w:rsidR="490AD420" w:rsidRPr="557CB1E6">
        <w:rPr>
          <w:lang w:val="en-SG"/>
        </w:rPr>
        <w:t xml:space="preserve"> a year</w:t>
      </w:r>
      <w:r w:rsidR="43F15E5D" w:rsidRPr="557CB1E6">
        <w:rPr>
          <w:lang w:val="en-SG"/>
        </w:rPr>
        <w:t xml:space="preserve"> to acquire planning permission for a change of use</w:t>
      </w:r>
      <w:r w:rsidR="20CED327" w:rsidRPr="557CB1E6">
        <w:rPr>
          <w:lang w:val="en-SG"/>
        </w:rPr>
        <w:t xml:space="preserve"> (the </w:t>
      </w:r>
      <w:r w:rsidR="20CED327" w:rsidRPr="557CB1E6">
        <w:rPr>
          <w:b/>
          <w:bCs/>
          <w:lang w:val="en-SG"/>
        </w:rPr>
        <w:t>“planning permission requirement</w:t>
      </w:r>
      <w:r w:rsidR="20CED327" w:rsidRPr="557CB1E6">
        <w:rPr>
          <w:lang w:val="en-SG"/>
        </w:rPr>
        <w:t>”)</w:t>
      </w:r>
      <w:r w:rsidR="43F15E5D" w:rsidRPr="557CB1E6">
        <w:rPr>
          <w:lang w:val="en-SG"/>
        </w:rPr>
        <w:t xml:space="preserve">. </w:t>
      </w:r>
      <w:commentRangeEnd w:id="5"/>
      <w:r>
        <w:rPr>
          <w:rStyle w:val="CommentReference"/>
          <w:sz w:val="24"/>
          <w:szCs w:val="24"/>
          <w:lang w:val="en-SG"/>
        </w:rPr>
        <w:commentReference w:id="5"/>
      </w:r>
    </w:p>
    <w:p w14:paraId="4F3AE78D" w14:textId="2B367EFF" w:rsidR="009463F3" w:rsidRPr="0011253D" w:rsidRDefault="0011253D" w:rsidP="0011253D">
      <w:pPr>
        <w:pStyle w:val="ListParagraph"/>
        <w:numPr>
          <w:ilvl w:val="0"/>
          <w:numId w:val="19"/>
        </w:numPr>
        <w:rPr>
          <w:lang w:val="en-SG"/>
        </w:rPr>
      </w:pPr>
      <w:r w:rsidRPr="7E5BAF75">
        <w:rPr>
          <w:lang w:val="en-SG"/>
        </w:rPr>
        <w:t xml:space="preserve">In 2019, </w:t>
      </w:r>
      <w:r w:rsidR="009463F3" w:rsidRPr="7E5BAF75">
        <w:rPr>
          <w:lang w:val="en-SG"/>
        </w:rPr>
        <w:t xml:space="preserve">the Mayor called for </w:t>
      </w:r>
      <w:ins w:id="6" w:author="Hughes, Owen" w:date="2025-12-04T16:05:00Z">
        <w:r w:rsidR="3D897EDB" w:rsidRPr="19517C50">
          <w:rPr>
            <w:lang w:val="en-SG"/>
          </w:rPr>
          <w:t xml:space="preserve">the implementation of </w:t>
        </w:r>
      </w:ins>
      <w:r w:rsidR="009463F3" w:rsidRPr="7E5BAF75">
        <w:rPr>
          <w:lang w:val="en-SG"/>
        </w:rPr>
        <w:t>a registration system</w:t>
      </w:r>
      <w:r w:rsidRPr="7E5BAF75">
        <w:rPr>
          <w:lang w:val="en-SG"/>
        </w:rPr>
        <w:t xml:space="preserve"> for </w:t>
      </w:r>
      <w:commentRangeStart w:id="7"/>
      <w:r w:rsidRPr="7E5BAF75">
        <w:rPr>
          <w:lang w:val="en-SG"/>
        </w:rPr>
        <w:t>landlords</w:t>
      </w:r>
      <w:commentRangeEnd w:id="7"/>
      <w:r w:rsidR="00CA6444" w:rsidRPr="7E5BAF75">
        <w:rPr>
          <w:rStyle w:val="CommentReference"/>
          <w:sz w:val="24"/>
          <w:szCs w:val="24"/>
          <w:lang w:val="en-SG"/>
        </w:rPr>
        <w:commentReference w:id="7"/>
      </w:r>
      <w:r w:rsidR="009463F3" w:rsidRPr="7E5BAF75">
        <w:rPr>
          <w:lang w:val="en-SG"/>
        </w:rPr>
        <w:t xml:space="preserve"> </w:t>
      </w:r>
      <w:del w:id="8" w:author="Hughes, Owen" w:date="2025-12-04T16:05:00Z">
        <w:r w:rsidR="009463F3" w:rsidRPr="7E5BAF75">
          <w:rPr>
            <w:lang w:val="en-SG"/>
          </w:rPr>
          <w:delText>to be put in plac</w:delText>
        </w:r>
      </w:del>
      <w:r w:rsidRPr="7E5BAF75">
        <w:rPr>
          <w:lang w:val="en-SG"/>
        </w:rPr>
        <w:t>.</w:t>
      </w:r>
    </w:p>
    <w:p w14:paraId="55C0E26F" w14:textId="2D590200" w:rsidR="70B5D7C9" w:rsidRDefault="70B5D7C9" w:rsidP="7E5BAF75">
      <w:pPr>
        <w:pStyle w:val="ListParagraph"/>
        <w:numPr>
          <w:ilvl w:val="0"/>
          <w:numId w:val="19"/>
        </w:numPr>
      </w:pPr>
      <w:r w:rsidRPr="7E5BAF75">
        <w:t xml:space="preserve">In 2023, the Mayor raised the possibility of introducing a licensing scheme for short-term </w:t>
      </w:r>
      <w:commentRangeStart w:id="9"/>
      <w:r w:rsidRPr="7E5BAF75">
        <w:t>lets</w:t>
      </w:r>
      <w:commentRangeEnd w:id="9"/>
      <w:r w:rsidR="00CA6444" w:rsidRPr="7E5BAF75">
        <w:rPr>
          <w:rStyle w:val="CommentReference"/>
          <w:sz w:val="24"/>
          <w:szCs w:val="24"/>
        </w:rPr>
        <w:commentReference w:id="9"/>
      </w:r>
      <w:r w:rsidRPr="7E5BAF75">
        <w:t>.</w:t>
      </w:r>
    </w:p>
    <w:p w14:paraId="193E627A" w14:textId="0951C3DD" w:rsidR="0011253D" w:rsidRDefault="031AB9DB">
      <w:r>
        <w:t>The opposition’s proposal focuses on the impact of platforms like Airbnb on housing stock, and this report considers their proposal on that basis</w:t>
      </w:r>
      <w:r w:rsidR="5A22CBBF">
        <w:t xml:space="preserve">, using data </w:t>
      </w:r>
      <w:r w:rsidR="001B6A19">
        <w:t>from</w:t>
      </w:r>
      <w:r w:rsidR="5A22CBBF">
        <w:t xml:space="preserve"> Inside Airbnb (“</w:t>
      </w:r>
      <w:r w:rsidR="5A22CBBF" w:rsidRPr="7E5BAF75">
        <w:rPr>
          <w:b/>
          <w:bCs/>
        </w:rPr>
        <w:t>the data</w:t>
      </w:r>
      <w:r w:rsidR="5A22CBBF">
        <w:t xml:space="preserve">”) to </w:t>
      </w:r>
      <w:r w:rsidR="000E4ED6">
        <w:t>investigate</w:t>
      </w:r>
      <w:r w:rsidR="5A22CBBF">
        <w:t xml:space="preserve"> Airbnb’s penetration into the London property market</w:t>
      </w:r>
      <w:r w:rsidR="001A6BEA">
        <w:rPr>
          <w:rStyle w:val="FootnoteReference"/>
        </w:rPr>
        <w:footnoteReference w:id="1"/>
      </w:r>
      <w:r>
        <w:t xml:space="preserve">. </w:t>
      </w:r>
    </w:p>
    <w:p w14:paraId="09085B1E" w14:textId="7C6AEE58" w:rsidR="0011253D" w:rsidRDefault="000B3455">
      <w:r>
        <w:t>W</w:t>
      </w:r>
      <w:r w:rsidR="7922F203">
        <w:t xml:space="preserve">e note </w:t>
      </w:r>
      <w:r w:rsidR="00F64B2B">
        <w:t>previous studies detailing</w:t>
      </w:r>
      <w:r w:rsidR="7922F203">
        <w:t xml:space="preserve"> </w:t>
      </w:r>
      <w:del w:id="10" w:author="Tee, Benjamin" w:date="2025-12-08T08:37:00Z" w16du:dateUtc="2025-12-08T08:37:00Z">
        <w:r w:rsidR="7922F203" w:rsidDel="0099139B">
          <w:delText xml:space="preserve">other </w:delText>
        </w:r>
      </w:del>
      <w:r w:rsidR="7922F203">
        <w:t xml:space="preserve">potentially undesirable consequences for areas of hosting large proportions of Airbnb properties, which </w:t>
      </w:r>
      <w:del w:id="11" w:author="Tee, Benjamin" w:date="2025-12-08T08:37:00Z" w16du:dateUtc="2025-12-08T08:37:00Z">
        <w:r w:rsidR="7922F203" w:rsidDel="00F64B2B">
          <w:delText>it is important to be aware of when</w:delText>
        </w:r>
      </w:del>
      <w:r w:rsidR="004522DB">
        <w:t xml:space="preserve">also </w:t>
      </w:r>
      <w:ins w:id="12" w:author="Tee, Benjamin" w:date="2025-12-08T08:37:00Z" w16du:dateUtc="2025-12-08T08:37:00Z">
        <w:r w:rsidR="0099139B">
          <w:t>need to be considered when</w:t>
        </w:r>
      </w:ins>
      <w:r w:rsidR="7922F203">
        <w:t xml:space="preserve"> formulating a comprehensive response. </w:t>
      </w:r>
    </w:p>
    <w:p w14:paraId="1881ABBB" w14:textId="6B67AD34" w:rsidR="00EB7EA7" w:rsidRPr="00EB7EA7" w:rsidRDefault="031AB9DB">
      <w:pPr>
        <w:rPr>
          <w:b/>
          <w:bCs/>
          <w:u w:val="single"/>
        </w:rPr>
      </w:pPr>
      <w:r w:rsidRPr="557CB1E6">
        <w:rPr>
          <w:b/>
          <w:bCs/>
          <w:u w:val="single"/>
        </w:rPr>
        <w:t xml:space="preserve">Is Airbnb </w:t>
      </w:r>
      <w:r w:rsidR="08BA57F4" w:rsidRPr="557CB1E6">
        <w:rPr>
          <w:b/>
          <w:bCs/>
          <w:u w:val="single"/>
        </w:rPr>
        <w:t>out of control</w:t>
      </w:r>
      <w:r w:rsidRPr="557CB1E6">
        <w:rPr>
          <w:b/>
          <w:bCs/>
          <w:u w:val="single"/>
        </w:rPr>
        <w:t xml:space="preserve"> in London?</w:t>
      </w:r>
    </w:p>
    <w:p w14:paraId="213398E4" w14:textId="0F67DDB4" w:rsidR="5B9EA9AD" w:rsidRDefault="5B9EA9AD" w:rsidP="557CB1E6">
      <w:pPr>
        <w:rPr>
          <w:b/>
          <w:bCs/>
          <w:lang w:val="en-SG"/>
        </w:rPr>
      </w:pPr>
      <w:r w:rsidRPr="557CB1E6">
        <w:rPr>
          <w:b/>
          <w:bCs/>
          <w:lang w:val="en-SG"/>
        </w:rPr>
        <w:t>How many Airbnb properties are there?</w:t>
      </w:r>
    </w:p>
    <w:p w14:paraId="7244794B" w14:textId="6411A6ED" w:rsidR="009463F3" w:rsidRDefault="009463F3">
      <w:pPr>
        <w:rPr>
          <w:lang w:val="en-SG"/>
        </w:rPr>
      </w:pPr>
      <w:r w:rsidRPr="009463F3">
        <w:rPr>
          <w:lang w:val="en-SG"/>
        </w:rPr>
        <w:t>Since 2021</w:t>
      </w:r>
      <w:r w:rsidR="00EB7EA7">
        <w:rPr>
          <w:lang w:val="en-SG"/>
        </w:rPr>
        <w:t>,</w:t>
      </w:r>
      <w:r w:rsidRPr="009463F3">
        <w:rPr>
          <w:lang w:val="en-SG"/>
        </w:rPr>
        <w:t xml:space="preserve"> London has seen a </w:t>
      </w:r>
      <w:del w:id="13" w:author="Choi, Bosco" w:date="2025-12-08T11:02:00Z">
        <w:r w:rsidRPr="311D6A05" w:rsidDel="009463F3">
          <w:rPr>
            <w:lang w:val="en-SG"/>
          </w:rPr>
          <w:delText>dramatic</w:delText>
        </w:r>
      </w:del>
      <w:ins w:id="14" w:author="Choi, Bosco" w:date="2025-12-08T11:02:00Z">
        <w:r w:rsidR="417BE956" w:rsidRPr="311D6A05">
          <w:rPr>
            <w:lang w:val="en-SG"/>
          </w:rPr>
          <w:t>notable</w:t>
        </w:r>
      </w:ins>
      <w:r w:rsidRPr="009463F3">
        <w:rPr>
          <w:lang w:val="en-SG"/>
        </w:rPr>
        <w:t xml:space="preserve"> increase in Airbnb listings rising from </w:t>
      </w:r>
      <w:del w:id="15" w:author="Tee, Benjamin" w:date="2025-12-08T15:27:00Z" w16du:dateUtc="2025-12-08T15:27:00Z">
        <w:r w:rsidRPr="009763DA" w:rsidDel="009763DA">
          <w:rPr>
            <w:b/>
            <w:bCs/>
            <w:lang w:val="en-SG"/>
            <w:rPrChange w:id="16" w:author="Tee, Benjamin" w:date="2025-12-08T15:27:00Z" w16du:dateUtc="2025-12-08T15:27:00Z">
              <w:rPr>
                <w:lang w:val="en-SG"/>
              </w:rPr>
            </w:rPrChange>
          </w:rPr>
          <w:delText>**</w:delText>
        </w:r>
      </w:del>
      <w:r w:rsidRPr="009763DA">
        <w:rPr>
          <w:b/>
          <w:bCs/>
          <w:lang w:val="en-SG"/>
          <w:rPrChange w:id="17" w:author="Tee, Benjamin" w:date="2025-12-08T15:27:00Z" w16du:dateUtc="2025-12-08T15:27:00Z">
            <w:rPr>
              <w:lang w:val="en-SG"/>
            </w:rPr>
          </w:rPrChange>
        </w:rPr>
        <w:t>69,298</w:t>
      </w:r>
      <w:del w:id="18" w:author="Tee, Benjamin" w:date="2025-12-08T15:27:00Z" w16du:dateUtc="2025-12-08T15:27:00Z">
        <w:r w:rsidRPr="009763DA" w:rsidDel="009763DA">
          <w:rPr>
            <w:b/>
            <w:bCs/>
            <w:lang w:val="en-SG"/>
            <w:rPrChange w:id="19" w:author="Tee, Benjamin" w:date="2025-12-08T15:27:00Z" w16du:dateUtc="2025-12-08T15:27:00Z">
              <w:rPr>
                <w:lang w:val="en-SG"/>
              </w:rPr>
            </w:rPrChange>
          </w:rPr>
          <w:delText>**</w:delText>
        </w:r>
      </w:del>
      <w:r w:rsidRPr="009463F3">
        <w:rPr>
          <w:lang w:val="en-SG"/>
        </w:rPr>
        <w:t xml:space="preserve"> to </w:t>
      </w:r>
      <w:del w:id="20" w:author="Tee, Benjamin" w:date="2025-12-08T15:27:00Z" w16du:dateUtc="2025-12-08T15:27:00Z">
        <w:r w:rsidRPr="009763DA" w:rsidDel="009763DA">
          <w:rPr>
            <w:b/>
            <w:bCs/>
            <w:lang w:val="en-SG"/>
            <w:rPrChange w:id="21" w:author="Tee, Benjamin" w:date="2025-12-08T15:27:00Z" w16du:dateUtc="2025-12-08T15:27:00Z">
              <w:rPr>
                <w:lang w:val="en-SG"/>
              </w:rPr>
            </w:rPrChange>
          </w:rPr>
          <w:delText>**</w:delText>
        </w:r>
      </w:del>
      <w:r w:rsidRPr="009763DA">
        <w:rPr>
          <w:b/>
          <w:bCs/>
          <w:lang w:val="en-SG"/>
          <w:rPrChange w:id="22" w:author="Tee, Benjamin" w:date="2025-12-08T15:27:00Z" w16du:dateUtc="2025-12-08T15:27:00Z">
            <w:rPr>
              <w:lang w:val="en-SG"/>
            </w:rPr>
          </w:rPrChange>
        </w:rPr>
        <w:t>86,463</w:t>
      </w:r>
      <w:del w:id="23" w:author="Tee, Benjamin" w:date="2025-12-08T15:27:00Z" w16du:dateUtc="2025-12-08T15:27:00Z">
        <w:r w:rsidRPr="009763DA" w:rsidDel="009763DA">
          <w:rPr>
            <w:b/>
            <w:bCs/>
            <w:lang w:val="en-SG"/>
            <w:rPrChange w:id="24" w:author="Tee, Benjamin" w:date="2025-12-08T15:27:00Z" w16du:dateUtc="2025-12-08T15:27:00Z">
              <w:rPr>
                <w:lang w:val="en-SG"/>
              </w:rPr>
            </w:rPrChange>
          </w:rPr>
          <w:delText>**</w:delText>
        </w:r>
      </w:del>
      <w:r w:rsidRPr="009463F3">
        <w:rPr>
          <w:lang w:val="en-SG"/>
        </w:rPr>
        <w:t xml:space="preserve"> in 2025, a </w:t>
      </w:r>
      <w:del w:id="25" w:author="Tee, Benjamin" w:date="2025-12-08T15:27:00Z" w16du:dateUtc="2025-12-08T15:27:00Z">
        <w:r w:rsidRPr="009763DA" w:rsidDel="009763DA">
          <w:rPr>
            <w:b/>
            <w:bCs/>
            <w:lang w:val="en-SG"/>
            <w:rPrChange w:id="26" w:author="Tee, Benjamin" w:date="2025-12-08T15:27:00Z" w16du:dateUtc="2025-12-08T15:27:00Z">
              <w:rPr>
                <w:lang w:val="en-SG"/>
              </w:rPr>
            </w:rPrChange>
          </w:rPr>
          <w:delText>**</w:delText>
        </w:r>
      </w:del>
      <w:r w:rsidRPr="009763DA">
        <w:rPr>
          <w:b/>
          <w:bCs/>
          <w:lang w:val="en-SG"/>
          <w:rPrChange w:id="27" w:author="Tee, Benjamin" w:date="2025-12-08T15:27:00Z" w16du:dateUtc="2025-12-08T15:27:00Z">
            <w:rPr>
              <w:lang w:val="en-SG"/>
            </w:rPr>
          </w:rPrChange>
        </w:rPr>
        <w:t>25%</w:t>
      </w:r>
      <w:r w:rsidRPr="009463F3">
        <w:rPr>
          <w:lang w:val="en-SG"/>
        </w:rPr>
        <w:t xml:space="preserve"> increase</w:t>
      </w:r>
      <w:del w:id="28" w:author="Tee, Benjamin" w:date="2025-12-08T15:27:00Z" w16du:dateUtc="2025-12-08T15:27:00Z">
        <w:r w:rsidRPr="009463F3" w:rsidDel="009763DA">
          <w:rPr>
            <w:lang w:val="en-SG"/>
          </w:rPr>
          <w:delText>**</w:delText>
        </w:r>
      </w:del>
      <w:r w:rsidR="00D513C0">
        <w:rPr>
          <w:lang w:val="en-SG"/>
        </w:rPr>
        <w:t xml:space="preserve"> (</w:t>
      </w:r>
      <w:r w:rsidR="00D513C0" w:rsidRPr="00D513C0">
        <w:rPr>
          <w:u w:val="single"/>
          <w:lang w:val="en-SG"/>
        </w:rPr>
        <w:t>Figure 1.1</w:t>
      </w:r>
      <w:r w:rsidR="00D513C0">
        <w:rPr>
          <w:lang w:val="en-SG"/>
        </w:rPr>
        <w:t>)</w:t>
      </w:r>
      <w:r w:rsidRPr="009463F3">
        <w:rPr>
          <w:lang w:val="en-SG"/>
        </w:rPr>
        <w:t xml:space="preserve">. </w:t>
      </w:r>
    </w:p>
    <w:p w14:paraId="6C6453C9" w14:textId="25EFEB94" w:rsidR="009463F3" w:rsidRDefault="009463F3">
      <w:pPr>
        <w:rPr>
          <w:lang w:val="en-SG"/>
        </w:rPr>
      </w:pPr>
      <w:del w:id="29" w:author="Tee, Benjamin" w:date="2025-12-03T17:50:00Z" w16du:dateUtc="2025-12-03T17:50:00Z">
        <w:r w:rsidRPr="009463F3" w:rsidDel="00137527">
          <w:rPr>
            <w:lang w:val="en-SG"/>
          </w:rPr>
          <w:delText>The majority of</w:delText>
        </w:r>
      </w:del>
      <w:ins w:id="30" w:author="Tee, Benjamin" w:date="2025-12-03T17:50:00Z" w16du:dateUtc="2025-12-03T17:50:00Z">
        <w:r w:rsidR="00137527" w:rsidRPr="009463F3">
          <w:rPr>
            <w:lang w:val="en-SG"/>
          </w:rPr>
          <w:t>Most of</w:t>
        </w:r>
      </w:ins>
      <w:r w:rsidRPr="009463F3">
        <w:rPr>
          <w:lang w:val="en-SG"/>
        </w:rPr>
        <w:t xml:space="preserve"> the</w:t>
      </w:r>
      <w:ins w:id="31" w:author="Tee, Benjamin" w:date="2025-12-03T17:50:00Z" w16du:dateUtc="2025-12-03T17:50:00Z">
        <w:r w:rsidR="00137527">
          <w:rPr>
            <w:lang w:val="en-SG"/>
          </w:rPr>
          <w:t xml:space="preserve"> increase in</w:t>
        </w:r>
      </w:ins>
      <w:del w:id="32" w:author="Tee, Benjamin" w:date="2025-12-03T17:50:00Z" w16du:dateUtc="2025-12-03T17:50:00Z">
        <w:r w:rsidRPr="009463F3" w:rsidDel="00137527">
          <w:rPr>
            <w:lang w:val="en-SG"/>
          </w:rPr>
          <w:delText>se</w:delText>
        </w:r>
      </w:del>
      <w:r w:rsidRPr="009463F3">
        <w:rPr>
          <w:lang w:val="en-SG"/>
        </w:rPr>
        <w:t xml:space="preserve"> listings arose between 2022 and 2023</w:t>
      </w:r>
      <w:r>
        <w:rPr>
          <w:lang w:val="en-SG"/>
        </w:rPr>
        <w:t>,</w:t>
      </w:r>
      <w:r w:rsidRPr="009463F3">
        <w:rPr>
          <w:lang w:val="en-SG"/>
        </w:rPr>
        <w:t xml:space="preserve"> with </w:t>
      </w:r>
      <w:del w:id="33" w:author="Tee, Benjamin" w:date="2025-12-03T17:50:00Z" w16du:dateUtc="2025-12-03T17:50:00Z">
        <w:r w:rsidRPr="009463F3" w:rsidDel="00E62138">
          <w:rPr>
            <w:lang w:val="en-SG"/>
          </w:rPr>
          <w:delText xml:space="preserve">the most </w:delText>
        </w:r>
      </w:del>
      <w:ins w:id="34" w:author="Tee, Benjamin" w:date="2025-12-03T17:50:00Z" w16du:dateUtc="2025-12-03T17:50:00Z">
        <w:r w:rsidR="00E62138">
          <w:rPr>
            <w:lang w:val="en-SG"/>
          </w:rPr>
          <w:t xml:space="preserve">an </w:t>
        </w:r>
      </w:ins>
      <w:r w:rsidRPr="009463F3">
        <w:rPr>
          <w:lang w:val="en-SG"/>
        </w:rPr>
        <w:t xml:space="preserve">evident concentration of new listings </w:t>
      </w:r>
      <w:del w:id="35" w:author="Tee, Benjamin" w:date="2025-12-03T17:51:00Z" w16du:dateUtc="2025-12-03T17:51:00Z">
        <w:r w:rsidRPr="009463F3" w:rsidDel="00E62138">
          <w:rPr>
            <w:lang w:val="en-SG"/>
          </w:rPr>
          <w:delText xml:space="preserve">appearing </w:delText>
        </w:r>
      </w:del>
      <w:r w:rsidRPr="009463F3">
        <w:rPr>
          <w:lang w:val="en-SG"/>
        </w:rPr>
        <w:t>in central London boroughs</w:t>
      </w:r>
      <w:r w:rsidR="0011253D">
        <w:rPr>
          <w:lang w:val="en-SG"/>
        </w:rPr>
        <w:t>:</w:t>
      </w:r>
    </w:p>
    <w:p w14:paraId="5DA65516" w14:textId="3E245CAF" w:rsidR="0011253D" w:rsidRPr="0011253D" w:rsidRDefault="009463F3" w:rsidP="0011253D">
      <w:pPr>
        <w:pStyle w:val="ListParagraph"/>
        <w:numPr>
          <w:ilvl w:val="0"/>
          <w:numId w:val="18"/>
        </w:numPr>
      </w:pPr>
      <w:r w:rsidRPr="0011253D">
        <w:rPr>
          <w:lang w:val="en-SG"/>
        </w:rPr>
        <w:t>Westminster, Camden, Southwark, Lambeth, and Kensington and Chelsea saw the highest increases</w:t>
      </w:r>
      <w:del w:id="36" w:author="Tee, Benjamin" w:date="2025-12-03T17:51:00Z" w16du:dateUtc="2025-12-03T17:51:00Z">
        <w:r w:rsidRPr="0011253D" w:rsidDel="00E62138">
          <w:rPr>
            <w:lang w:val="en-SG"/>
          </w:rPr>
          <w:delText xml:space="preserve"> in listings</w:delText>
        </w:r>
      </w:del>
      <w:r w:rsidRPr="0011253D">
        <w:rPr>
          <w:lang w:val="en-SG"/>
        </w:rPr>
        <w:t xml:space="preserve">. </w:t>
      </w:r>
    </w:p>
    <w:p w14:paraId="19574AEA" w14:textId="6E232412" w:rsidR="009463F3" w:rsidRDefault="009463F3" w:rsidP="0011253D">
      <w:pPr>
        <w:pStyle w:val="ListParagraph"/>
        <w:numPr>
          <w:ilvl w:val="0"/>
          <w:numId w:val="18"/>
        </w:numPr>
        <w:rPr>
          <w:ins w:id="37" w:author="Hughes, Owen" w:date="2025-12-04T16:12:00Z" w16du:dateUtc="2025-12-04T16:12:01Z"/>
        </w:rPr>
      </w:pPr>
      <w:r w:rsidRPr="0011253D">
        <w:rPr>
          <w:lang w:val="en-SG"/>
        </w:rPr>
        <w:t xml:space="preserve">Westminster alone added </w:t>
      </w:r>
      <w:r w:rsidRPr="009763DA">
        <w:rPr>
          <w:b/>
          <w:bCs/>
          <w:lang w:val="en-SG"/>
          <w:rPrChange w:id="38" w:author="Tee, Benjamin" w:date="2025-12-08T15:27:00Z" w16du:dateUtc="2025-12-08T15:27:00Z">
            <w:rPr>
              <w:lang w:val="en-SG"/>
            </w:rPr>
          </w:rPrChange>
        </w:rPr>
        <w:t xml:space="preserve">nearly </w:t>
      </w:r>
      <w:del w:id="39" w:author="Tee, Benjamin" w:date="2025-12-08T15:27:00Z" w16du:dateUtc="2025-12-08T15:27:00Z">
        <w:r w:rsidRPr="009763DA" w:rsidDel="009763DA">
          <w:rPr>
            <w:b/>
            <w:bCs/>
            <w:lang w:val="en-SG"/>
            <w:rPrChange w:id="40" w:author="Tee, Benjamin" w:date="2025-12-08T15:27:00Z" w16du:dateUtc="2025-12-08T15:27:00Z">
              <w:rPr>
                <w:lang w:val="en-SG"/>
              </w:rPr>
            </w:rPrChange>
          </w:rPr>
          <w:delText>**</w:delText>
        </w:r>
      </w:del>
      <w:r w:rsidRPr="009763DA">
        <w:rPr>
          <w:b/>
          <w:bCs/>
          <w:lang w:val="en-SG"/>
          <w:rPrChange w:id="41" w:author="Tee, Benjamin" w:date="2025-12-08T15:27:00Z" w16du:dateUtc="2025-12-08T15:27:00Z">
            <w:rPr>
              <w:lang w:val="en-SG"/>
            </w:rPr>
          </w:rPrChange>
        </w:rPr>
        <w:t>3,000</w:t>
      </w:r>
      <w:del w:id="42" w:author="Tee, Benjamin" w:date="2025-12-08T15:27:00Z" w16du:dateUtc="2025-12-08T15:27:00Z">
        <w:r w:rsidRPr="009763DA" w:rsidDel="009763DA">
          <w:rPr>
            <w:b/>
            <w:bCs/>
            <w:lang w:val="en-SG"/>
            <w:rPrChange w:id="43" w:author="Tee, Benjamin" w:date="2025-12-08T15:27:00Z" w16du:dateUtc="2025-12-08T15:27:00Z">
              <w:rPr>
                <w:lang w:val="en-SG"/>
              </w:rPr>
            </w:rPrChange>
          </w:rPr>
          <w:delText>**</w:delText>
        </w:r>
      </w:del>
      <w:r w:rsidRPr="009763DA">
        <w:rPr>
          <w:b/>
          <w:bCs/>
          <w:lang w:val="en-SG"/>
          <w:rPrChange w:id="44" w:author="Tee, Benjamin" w:date="2025-12-08T15:27:00Z" w16du:dateUtc="2025-12-08T15:27:00Z">
            <w:rPr>
              <w:lang w:val="en-SG"/>
            </w:rPr>
          </w:rPrChange>
        </w:rPr>
        <w:t xml:space="preserve"> listings</w:t>
      </w:r>
      <w:r w:rsidRPr="0011253D">
        <w:rPr>
          <w:lang w:val="en-SG"/>
        </w:rPr>
        <w:t xml:space="preserve">, constituting a </w:t>
      </w:r>
      <w:del w:id="45" w:author="Tee, Benjamin" w:date="2025-12-08T15:27:00Z" w16du:dateUtc="2025-12-08T15:27:00Z">
        <w:r w:rsidRPr="009763DA" w:rsidDel="009763DA">
          <w:rPr>
            <w:b/>
            <w:bCs/>
            <w:lang w:val="en-SG"/>
            <w:rPrChange w:id="46" w:author="Tee, Benjamin" w:date="2025-12-08T15:27:00Z" w16du:dateUtc="2025-12-08T15:27:00Z">
              <w:rPr>
                <w:lang w:val="en-SG"/>
              </w:rPr>
            </w:rPrChange>
          </w:rPr>
          <w:delText>**</w:delText>
        </w:r>
      </w:del>
      <w:r w:rsidRPr="009763DA">
        <w:rPr>
          <w:b/>
          <w:bCs/>
          <w:lang w:val="en-SG"/>
          <w:rPrChange w:id="47" w:author="Tee, Benjamin" w:date="2025-12-08T15:27:00Z" w16du:dateUtc="2025-12-08T15:27:00Z">
            <w:rPr>
              <w:lang w:val="en-SG"/>
            </w:rPr>
          </w:rPrChange>
        </w:rPr>
        <w:t>39% increase</w:t>
      </w:r>
      <w:del w:id="48" w:author="Tee, Benjamin" w:date="2025-12-08T15:27:00Z" w16du:dateUtc="2025-12-08T15:27:00Z">
        <w:r w:rsidRPr="009763DA" w:rsidDel="009763DA">
          <w:rPr>
            <w:b/>
            <w:bCs/>
            <w:lang w:val="en-SG"/>
            <w:rPrChange w:id="49" w:author="Tee, Benjamin" w:date="2025-12-08T15:27:00Z" w16du:dateUtc="2025-12-08T15:27:00Z">
              <w:rPr>
                <w:lang w:val="en-SG"/>
              </w:rPr>
            </w:rPrChange>
          </w:rPr>
          <w:delText>**</w:delText>
        </w:r>
      </w:del>
      <w:r w:rsidRPr="0011253D">
        <w:rPr>
          <w:lang w:val="en-SG"/>
        </w:rPr>
        <w:t xml:space="preserve"> in Airbnbs within the </w:t>
      </w:r>
      <w:commentRangeStart w:id="50"/>
      <w:r w:rsidRPr="0011253D">
        <w:rPr>
          <w:lang w:val="en-SG"/>
        </w:rPr>
        <w:t>borough</w:t>
      </w:r>
      <w:commentRangeEnd w:id="50"/>
      <w:r w:rsidR="008C0F13" w:rsidRPr="0011253D">
        <w:rPr>
          <w:rStyle w:val="CommentReference"/>
          <w:sz w:val="24"/>
          <w:szCs w:val="24"/>
          <w:lang w:val="en-SG"/>
        </w:rPr>
        <w:commentReference w:id="50"/>
      </w:r>
      <w:r w:rsidRPr="0011253D">
        <w:rPr>
          <w:lang w:val="en-SG"/>
        </w:rPr>
        <w:t>.</w:t>
      </w:r>
      <w:r w:rsidRPr="009463F3">
        <w:t> </w:t>
      </w:r>
    </w:p>
    <w:p w14:paraId="4D86D802" w14:textId="48D2923F" w:rsidR="009463F3" w:rsidRDefault="009463F3">
      <w:pPr>
        <w:rPr>
          <w:lang w:val="en-SG"/>
        </w:rPr>
      </w:pPr>
      <w:del w:id="51" w:author="Tee, Benjamin" w:date="2025-12-08T08:38:00Z" w16du:dateUtc="2025-12-08T08:38:00Z">
        <w:r w:rsidRPr="009463F3" w:rsidDel="00CB76D7">
          <w:rPr>
            <w:lang w:val="en-SG"/>
          </w:rPr>
          <w:delText>In comparison</w:delText>
        </w:r>
      </w:del>
      <w:ins w:id="52" w:author="Tee, Benjamin" w:date="2025-12-08T08:38:00Z" w16du:dateUtc="2025-12-08T08:38:00Z">
        <w:r w:rsidR="00CB76D7">
          <w:rPr>
            <w:lang w:val="en-SG"/>
          </w:rPr>
          <w:t>Compared</w:t>
        </w:r>
      </w:ins>
      <w:r w:rsidRPr="009463F3">
        <w:rPr>
          <w:lang w:val="en-SG"/>
        </w:rPr>
        <w:t xml:space="preserve"> to the </w:t>
      </w:r>
      <w:r w:rsidRPr="0042630A">
        <w:rPr>
          <w:b/>
          <w:bCs/>
          <w:lang w:val="en-SG"/>
        </w:rPr>
        <w:t>25% increase</w:t>
      </w:r>
      <w:r w:rsidRPr="009463F3">
        <w:rPr>
          <w:lang w:val="en-SG"/>
        </w:rPr>
        <w:t xml:space="preserve"> of Airbnb listings, London housing stock increases lag significantly behind. </w:t>
      </w:r>
    </w:p>
    <w:p w14:paraId="637BE105" w14:textId="2468D48F" w:rsidR="00EB7EA7" w:rsidRDefault="009463F3" w:rsidP="00EB7EA7">
      <w:pPr>
        <w:pStyle w:val="ListParagraph"/>
        <w:numPr>
          <w:ilvl w:val="0"/>
          <w:numId w:val="21"/>
        </w:numPr>
        <w:rPr>
          <w:lang w:val="en-SG"/>
        </w:rPr>
      </w:pPr>
      <w:r w:rsidRPr="00EB7EA7">
        <w:rPr>
          <w:lang w:val="en-SG"/>
        </w:rPr>
        <w:t xml:space="preserve">Between 2020 and 2024, London grew from </w:t>
      </w:r>
      <w:r w:rsidRPr="0042630A">
        <w:rPr>
          <w:b/>
          <w:bCs/>
          <w:lang w:val="en-SG"/>
        </w:rPr>
        <w:t>3.68 million</w:t>
      </w:r>
      <w:r w:rsidRPr="00EB7EA7">
        <w:rPr>
          <w:lang w:val="en-SG"/>
        </w:rPr>
        <w:t xml:space="preserve"> to </w:t>
      </w:r>
      <w:r w:rsidRPr="0042630A">
        <w:rPr>
          <w:b/>
          <w:bCs/>
          <w:lang w:val="en-SG"/>
        </w:rPr>
        <w:t>3.81 million</w:t>
      </w:r>
      <w:r w:rsidRPr="00EB7EA7">
        <w:rPr>
          <w:lang w:val="en-SG"/>
        </w:rPr>
        <w:t xml:space="preserve"> properties constituting a relatively </w:t>
      </w:r>
      <w:r w:rsidR="002C7A75" w:rsidRPr="00EB7EA7">
        <w:rPr>
          <w:lang w:val="en-SG"/>
        </w:rPr>
        <w:t xml:space="preserve">small </w:t>
      </w:r>
      <w:r w:rsidRPr="0042630A">
        <w:rPr>
          <w:b/>
          <w:bCs/>
          <w:lang w:val="en-SG"/>
        </w:rPr>
        <w:t>3.7% increase</w:t>
      </w:r>
      <w:r w:rsidRPr="00EB7EA7">
        <w:rPr>
          <w:lang w:val="en-SG"/>
        </w:rPr>
        <w:t xml:space="preserve"> in housing stock.</w:t>
      </w:r>
    </w:p>
    <w:p w14:paraId="2CEF3069" w14:textId="32DBFEAC" w:rsidR="001A1745" w:rsidRDefault="00D4528D" w:rsidP="001A1745">
      <w:pPr>
        <w:pStyle w:val="ListParagraph"/>
        <w:numPr>
          <w:ilvl w:val="0"/>
          <w:numId w:val="21"/>
        </w:numPr>
        <w:rPr>
          <w:lang w:val="en-SG"/>
        </w:rPr>
      </w:pPr>
      <w:r>
        <w:rPr>
          <w:lang w:val="en-SG"/>
        </w:rPr>
        <w:t>Inner</w:t>
      </w:r>
      <w:commentRangeStart w:id="53"/>
      <w:r w:rsidR="009463F3" w:rsidRPr="00EB7EA7">
        <w:rPr>
          <w:lang w:val="en-SG"/>
        </w:rPr>
        <w:t xml:space="preserve"> London boroughs display </w:t>
      </w:r>
      <w:r w:rsidR="00CF0CDB">
        <w:rPr>
          <w:lang w:val="en-SG"/>
        </w:rPr>
        <w:t>higher</w:t>
      </w:r>
      <w:r w:rsidR="009463F3" w:rsidRPr="00EB7EA7">
        <w:rPr>
          <w:lang w:val="en-SG"/>
        </w:rPr>
        <w:t xml:space="preserve"> rates of listings increases compared to housing stock increases than peripheral boroughs</w:t>
      </w:r>
      <w:r w:rsidR="00EB7EA7">
        <w:rPr>
          <w:lang w:val="en-SG"/>
        </w:rPr>
        <w:t xml:space="preserve"> (based on a comparison of the ratio of listings increases and housing stock increases at the borough level)</w:t>
      </w:r>
      <w:r w:rsidR="009463F3" w:rsidRPr="00EB7EA7">
        <w:rPr>
          <w:lang w:val="en-SG"/>
        </w:rPr>
        <w:t xml:space="preserve">. </w:t>
      </w:r>
    </w:p>
    <w:p w14:paraId="6B98819C" w14:textId="7A33565E" w:rsidR="009463F3" w:rsidRPr="001A1745" w:rsidRDefault="009463F3" w:rsidP="001A1745">
      <w:pPr>
        <w:pStyle w:val="ListParagraph"/>
        <w:numPr>
          <w:ilvl w:val="0"/>
          <w:numId w:val="21"/>
        </w:numPr>
        <w:rPr>
          <w:lang w:val="en-SG"/>
        </w:rPr>
      </w:pPr>
      <w:r w:rsidRPr="001A1745">
        <w:rPr>
          <w:lang w:val="en-SG"/>
        </w:rPr>
        <w:t xml:space="preserve">Kensington and Chelsea saw </w:t>
      </w:r>
      <w:r w:rsidRPr="0042630A">
        <w:rPr>
          <w:b/>
          <w:bCs/>
          <w:lang w:val="en-SG"/>
        </w:rPr>
        <w:t>5 times</w:t>
      </w:r>
      <w:r w:rsidRPr="001A1745">
        <w:rPr>
          <w:lang w:val="en-SG"/>
        </w:rPr>
        <w:t xml:space="preserve"> more new Airbnb listings than new housing stock between 2020 and 2024.</w:t>
      </w:r>
      <w:r w:rsidRPr="009463F3">
        <w:t> </w:t>
      </w:r>
      <w:commentRangeEnd w:id="53"/>
      <w:r w:rsidRPr="001A1745">
        <w:rPr>
          <w:rStyle w:val="CommentReference"/>
          <w:sz w:val="24"/>
          <w:szCs w:val="24"/>
          <w:lang w:val="en-SG"/>
        </w:rPr>
        <w:commentReference w:id="53"/>
      </w:r>
    </w:p>
    <w:p w14:paraId="6D512FE9" w14:textId="6EB035F3" w:rsidR="002C7A75" w:rsidRDefault="2837D5BF">
      <w:pPr>
        <w:rPr>
          <w:ins w:id="54" w:author="Hughes, Owen" w:date="2025-12-04T16:17:00Z" w16du:dateUtc="2025-12-04T16:17:03Z"/>
          <w:lang w:val="en-SG"/>
        </w:rPr>
      </w:pPr>
      <w:r w:rsidRPr="557CB1E6">
        <w:rPr>
          <w:lang w:val="en-SG"/>
        </w:rPr>
        <w:t xml:space="preserve">Across all London boroughs in 2025, the average amount of listings as a percentage of total housing stock </w:t>
      </w:r>
      <w:del w:id="55" w:author="Tee, Benjamin" w:date="2025-12-08T08:39:00Z" w16du:dateUtc="2025-12-08T08:39:00Z">
        <w:r w:rsidRPr="557CB1E6" w:rsidDel="002A6D24">
          <w:rPr>
            <w:lang w:val="en-SG"/>
          </w:rPr>
          <w:delText xml:space="preserve">is </w:delText>
        </w:r>
      </w:del>
      <w:ins w:id="56" w:author="Tee, Benjamin" w:date="2025-12-08T08:39:00Z" w16du:dateUtc="2025-12-08T08:39:00Z">
        <w:r w:rsidR="002A6D24">
          <w:rPr>
            <w:lang w:val="en-SG"/>
          </w:rPr>
          <w:t>was</w:t>
        </w:r>
        <w:r w:rsidR="002A6D24" w:rsidRPr="557CB1E6">
          <w:rPr>
            <w:lang w:val="en-SG"/>
          </w:rPr>
          <w:t xml:space="preserve"> </w:t>
        </w:r>
      </w:ins>
      <w:r w:rsidRPr="0042630A">
        <w:rPr>
          <w:b/>
          <w:bCs/>
          <w:lang w:val="en-SG"/>
        </w:rPr>
        <w:t>1.86%</w:t>
      </w:r>
      <w:r w:rsidRPr="557CB1E6">
        <w:rPr>
          <w:lang w:val="en-SG"/>
        </w:rPr>
        <w:t xml:space="preserve">, though eleven boroughs exceed this average. All eleven </w:t>
      </w:r>
      <w:r w:rsidR="3BD5CEB7" w:rsidRPr="557CB1E6">
        <w:rPr>
          <w:lang w:val="en-SG"/>
        </w:rPr>
        <w:t>of these</w:t>
      </w:r>
      <w:r w:rsidRPr="557CB1E6">
        <w:rPr>
          <w:lang w:val="en-SG"/>
        </w:rPr>
        <w:t xml:space="preserve"> </w:t>
      </w:r>
      <w:del w:id="57" w:author="Hughes, Owen" w:date="2025-12-04T15:54:00Z">
        <w:r w:rsidRPr="557CB1E6">
          <w:rPr>
            <w:lang w:val="en-SG"/>
          </w:rPr>
          <w:delText>are located in</w:delText>
        </w:r>
      </w:del>
      <w:ins w:id="58" w:author="Hughes, Owen" w:date="2025-12-04T15:54:00Z">
        <w:r w:rsidR="21FEEA0B" w:rsidRPr="19517C50">
          <w:rPr>
            <w:lang w:val="en-SG"/>
          </w:rPr>
          <w:t>are in</w:t>
        </w:r>
      </w:ins>
      <w:r w:rsidRPr="557CB1E6">
        <w:rPr>
          <w:lang w:val="en-SG"/>
        </w:rPr>
        <w:t xml:space="preserve"> central London, with Westminster and Kensington and Chelsea having close to </w:t>
      </w:r>
      <w:r w:rsidRPr="0042630A">
        <w:rPr>
          <w:b/>
          <w:bCs/>
          <w:lang w:val="en-SG"/>
        </w:rPr>
        <w:t>6%</w:t>
      </w:r>
      <w:r w:rsidRPr="557CB1E6">
        <w:rPr>
          <w:lang w:val="en-SG"/>
        </w:rPr>
        <w:t xml:space="preserve"> of total housing stock listed as an Airbnb</w:t>
      </w:r>
      <w:r w:rsidR="00FE6DDA">
        <w:rPr>
          <w:lang w:val="en-SG"/>
        </w:rPr>
        <w:t xml:space="preserve"> (</w:t>
      </w:r>
      <w:r w:rsidR="00FE6DDA" w:rsidRPr="00EC51E0">
        <w:rPr>
          <w:u w:val="single"/>
          <w:lang w:val="en-SG"/>
        </w:rPr>
        <w:t>Figure 1.</w:t>
      </w:r>
      <w:r w:rsidR="00FE6DDA">
        <w:rPr>
          <w:u w:val="single"/>
          <w:lang w:val="en-SG"/>
        </w:rPr>
        <w:t>2</w:t>
      </w:r>
      <w:r w:rsidR="00FE6DDA">
        <w:rPr>
          <w:lang w:val="en-SG"/>
        </w:rPr>
        <w:t>)</w:t>
      </w:r>
      <w:r w:rsidRPr="557CB1E6">
        <w:rPr>
          <w:lang w:val="en-SG"/>
        </w:rPr>
        <w:t xml:space="preserve">. </w:t>
      </w:r>
      <w:r w:rsidR="291632EA" w:rsidRPr="557CB1E6">
        <w:rPr>
          <w:lang w:val="en-SG"/>
        </w:rPr>
        <w:t xml:space="preserve">At MSOA-level, up to </w:t>
      </w:r>
      <w:r w:rsidR="291632EA" w:rsidRPr="008B7BC0">
        <w:rPr>
          <w:b/>
          <w:bCs/>
          <w:lang w:val="en-SG"/>
        </w:rPr>
        <w:t>1 in 8</w:t>
      </w:r>
      <w:r w:rsidR="291632EA" w:rsidRPr="557CB1E6">
        <w:rPr>
          <w:lang w:val="en-SG"/>
        </w:rPr>
        <w:t xml:space="preserve"> homes are listed on Airbnb in central London</w:t>
      </w:r>
      <w:r w:rsidR="00EC51E0">
        <w:rPr>
          <w:lang w:val="en-SG"/>
        </w:rPr>
        <w:t xml:space="preserve"> (</w:t>
      </w:r>
      <w:r w:rsidR="00EC51E0" w:rsidRPr="00EC51E0">
        <w:rPr>
          <w:u w:val="single"/>
          <w:lang w:val="en-SG"/>
        </w:rPr>
        <w:t>Figure 1.3</w:t>
      </w:r>
      <w:r w:rsidR="00EC51E0">
        <w:rPr>
          <w:lang w:val="en-SG"/>
        </w:rPr>
        <w:t>)</w:t>
      </w:r>
      <w:r w:rsidR="291632EA" w:rsidRPr="557CB1E6">
        <w:rPr>
          <w:lang w:val="en-SG"/>
        </w:rPr>
        <w:t>.</w:t>
      </w:r>
    </w:p>
    <w:p w14:paraId="6F3CD50A" w14:textId="3FE83A06" w:rsidR="001A1745" w:rsidRDefault="3BD5CEB7">
      <w:pPr>
        <w:rPr>
          <w:ins w:id="59" w:author="Hughes, Owen" w:date="2025-12-04T16:17:00Z" w16du:dateUtc="2025-12-04T16:17:12Z"/>
          <w:lang w:val="en-SG"/>
        </w:rPr>
      </w:pPr>
      <w:commentRangeStart w:id="60"/>
      <w:r w:rsidRPr="557CB1E6">
        <w:rPr>
          <w:lang w:val="en-SG"/>
        </w:rPr>
        <w:t>The</w:t>
      </w:r>
      <w:commentRangeEnd w:id="60"/>
      <w:r w:rsidR="008C0F13" w:rsidRPr="557CB1E6">
        <w:rPr>
          <w:rStyle w:val="CommentReference"/>
          <w:sz w:val="24"/>
          <w:szCs w:val="24"/>
          <w:lang w:val="en-SG"/>
        </w:rPr>
        <w:commentReference w:id="60"/>
      </w:r>
      <w:r w:rsidRPr="557CB1E6">
        <w:rPr>
          <w:lang w:val="en-SG"/>
        </w:rPr>
        <w:t xml:space="preserve"> growth of Airbnb properties therefore far outstrips the rate of growth of new housing available</w:t>
      </w:r>
      <w:r w:rsidR="0047425D">
        <w:rPr>
          <w:lang w:val="en-SG"/>
        </w:rPr>
        <w:t>, especially in</w:t>
      </w:r>
      <w:r w:rsidRPr="557CB1E6">
        <w:rPr>
          <w:lang w:val="en-SG"/>
        </w:rPr>
        <w:t xml:space="preserve"> </w:t>
      </w:r>
      <w:r w:rsidR="0047425D">
        <w:rPr>
          <w:lang w:val="en-SG"/>
        </w:rPr>
        <w:t>inner</w:t>
      </w:r>
      <w:r w:rsidRPr="557CB1E6">
        <w:rPr>
          <w:lang w:val="en-SG"/>
        </w:rPr>
        <w:t xml:space="preserve"> London boroughs.</w:t>
      </w:r>
      <w:r w:rsidR="5070F850" w:rsidRPr="557CB1E6">
        <w:rPr>
          <w:lang w:val="en-SG"/>
        </w:rPr>
        <w:t xml:space="preserve"> In </w:t>
      </w:r>
      <w:r w:rsidR="00A03F14">
        <w:rPr>
          <w:lang w:val="en-SG"/>
        </w:rPr>
        <w:t xml:space="preserve">such </w:t>
      </w:r>
      <w:r w:rsidR="5070F850" w:rsidRPr="557CB1E6">
        <w:rPr>
          <w:lang w:val="en-SG"/>
        </w:rPr>
        <w:t>a tight housing market, this exacerbates pressure on housing prices and rents (Todd, Musah &amp; Cheshire (2</w:t>
      </w:r>
      <w:r w:rsidR="12E72AFC" w:rsidRPr="557CB1E6">
        <w:rPr>
          <w:lang w:val="en-SG"/>
        </w:rPr>
        <w:t>022))</w:t>
      </w:r>
      <w:r w:rsidR="4B218DE9" w:rsidRPr="557CB1E6">
        <w:rPr>
          <w:lang w:val="en-SG"/>
        </w:rPr>
        <w:t xml:space="preserve"> and could drive a perception that Airbnb is “out of control” in some parts of London</w:t>
      </w:r>
      <w:r w:rsidR="12E72AFC" w:rsidRPr="557CB1E6">
        <w:rPr>
          <w:lang w:val="en-SG"/>
        </w:rPr>
        <w:t>.</w:t>
      </w:r>
    </w:p>
    <w:p w14:paraId="5F76CC69" w14:textId="46A27CC0" w:rsidR="002C7A75" w:rsidRDefault="76AEBFEB">
      <w:r w:rsidRPr="557CB1E6">
        <w:rPr>
          <w:b/>
          <w:bCs/>
          <w:lang w:val="en-SG"/>
        </w:rPr>
        <w:t xml:space="preserve">Are hosts flouting the regulations? </w:t>
      </w:r>
    </w:p>
    <w:p w14:paraId="03BA33B3" w14:textId="53DF87DD" w:rsidR="002C7A75" w:rsidRDefault="5578CD65">
      <w:del w:id="61" w:author="Tee, Benjamin" w:date="2025-12-08T08:58:00Z" w16du:dateUtc="2025-12-08T08:58:00Z">
        <w:r w:rsidRPr="7E5BAF75" w:rsidDel="001D31E5">
          <w:rPr>
            <w:lang w:val="en-SG"/>
          </w:rPr>
          <w:delText xml:space="preserve">The intention of </w:delText>
        </w:r>
      </w:del>
      <w:ins w:id="62" w:author="Tee, Benjamin" w:date="2025-12-08T08:58:00Z" w16du:dateUtc="2025-12-08T08:58:00Z">
        <w:r w:rsidR="001D31E5">
          <w:rPr>
            <w:lang w:val="en-SG"/>
          </w:rPr>
          <w:t>T</w:t>
        </w:r>
      </w:ins>
      <w:del w:id="63" w:author="Tee, Benjamin" w:date="2025-12-08T08:58:00Z" w16du:dateUtc="2025-12-08T08:58:00Z">
        <w:r w:rsidRPr="7E5BAF75" w:rsidDel="001D31E5">
          <w:rPr>
            <w:lang w:val="en-SG"/>
          </w:rPr>
          <w:delText>t</w:delText>
        </w:r>
      </w:del>
      <w:r w:rsidRPr="7E5BAF75">
        <w:rPr>
          <w:lang w:val="en-SG"/>
        </w:rPr>
        <w:t xml:space="preserve">he planning permission requirement, introduced in 2015, </w:t>
      </w:r>
      <w:del w:id="64" w:author="Tee, Benjamin" w:date="2025-12-08T08:58:00Z" w16du:dateUtc="2025-12-08T08:58:00Z">
        <w:r w:rsidR="2837D5BF" w:rsidRPr="7E5BAF75" w:rsidDel="001D31E5">
          <w:rPr>
            <w:lang w:val="en-SG"/>
          </w:rPr>
          <w:delText xml:space="preserve">is </w:delText>
        </w:r>
      </w:del>
      <w:ins w:id="65" w:author="Tee, Benjamin" w:date="2025-12-08T08:58:00Z" w16du:dateUtc="2025-12-08T08:58:00Z">
        <w:r w:rsidR="001D31E5">
          <w:rPr>
            <w:lang w:val="en-SG"/>
          </w:rPr>
          <w:t>seeks</w:t>
        </w:r>
        <w:r w:rsidR="001D31E5" w:rsidRPr="7E5BAF75">
          <w:rPr>
            <w:lang w:val="en-SG"/>
          </w:rPr>
          <w:t xml:space="preserve"> </w:t>
        </w:r>
      </w:ins>
      <w:r w:rsidR="2837D5BF" w:rsidRPr="7E5BAF75">
        <w:rPr>
          <w:lang w:val="en-SG"/>
        </w:rPr>
        <w:t>to prevent permanent housing from being converted into de facto holiday accommodation.</w:t>
      </w:r>
      <w:r w:rsidR="20EFA0E5" w:rsidRPr="7E5BAF75">
        <w:rPr>
          <w:lang w:val="en-SG"/>
        </w:rPr>
        <w:t xml:space="preserve"> </w:t>
      </w:r>
    </w:p>
    <w:p w14:paraId="2C60CF04" w14:textId="0D1B79D8" w:rsidR="002C7A75" w:rsidRDefault="009566E5">
      <w:r>
        <w:rPr>
          <w:lang w:val="en-SG"/>
        </w:rPr>
        <w:t>I</w:t>
      </w:r>
      <w:r w:rsidRPr="7E5BAF75">
        <w:rPr>
          <w:lang w:val="en-SG"/>
        </w:rPr>
        <w:t>n theory</w:t>
      </w:r>
      <w:r>
        <w:rPr>
          <w:lang w:val="en-SG"/>
        </w:rPr>
        <w:t xml:space="preserve">, </w:t>
      </w:r>
      <w:r w:rsidR="20EFA0E5" w:rsidRPr="7E5BAF75">
        <w:rPr>
          <w:lang w:val="en-SG"/>
        </w:rPr>
        <w:t xml:space="preserve">London </w:t>
      </w:r>
      <w:del w:id="66" w:author="Tee, Benjamin" w:date="2025-12-08T08:43:00Z" w16du:dateUtc="2025-12-08T08:43:00Z">
        <w:r w:rsidR="20EFA0E5" w:rsidRPr="7E5BAF75" w:rsidDel="009F2AF3">
          <w:rPr>
            <w:lang w:val="en-SG"/>
          </w:rPr>
          <w:delText xml:space="preserve">therefore </w:delText>
        </w:r>
      </w:del>
      <w:ins w:id="67" w:author="Tee, Benjamin" w:date="2025-12-08T08:43:00Z" w16du:dateUtc="2025-12-08T08:43:00Z">
        <w:r w:rsidR="009F2AF3">
          <w:rPr>
            <w:lang w:val="en-SG"/>
          </w:rPr>
          <w:t>already</w:t>
        </w:r>
        <w:r w:rsidR="009F2AF3" w:rsidRPr="7E5BAF75">
          <w:rPr>
            <w:lang w:val="en-SG"/>
          </w:rPr>
          <w:t xml:space="preserve"> </w:t>
        </w:r>
      </w:ins>
      <w:del w:id="68" w:author="Tee, Benjamin" w:date="2025-12-08T08:43:00Z" w16du:dateUtc="2025-12-08T08:43:00Z">
        <w:r w:rsidR="20EFA0E5" w:rsidRPr="7E5BAF75" w:rsidDel="009F2AF3">
          <w:rPr>
            <w:lang w:val="en-SG"/>
          </w:rPr>
          <w:delText xml:space="preserve">does </w:delText>
        </w:r>
      </w:del>
      <w:r w:rsidR="20EFA0E5" w:rsidRPr="7E5BAF75">
        <w:rPr>
          <w:lang w:val="en-SG"/>
        </w:rPr>
        <w:t>exercise</w:t>
      </w:r>
      <w:ins w:id="69" w:author="Tee, Benjamin" w:date="2025-12-08T08:43:00Z" w16du:dateUtc="2025-12-08T08:43:00Z">
        <w:r w:rsidR="009F2AF3">
          <w:rPr>
            <w:lang w:val="en-SG"/>
          </w:rPr>
          <w:t>s</w:t>
        </w:r>
      </w:ins>
      <w:r w:rsidR="20EFA0E5" w:rsidRPr="7E5BAF75">
        <w:rPr>
          <w:lang w:val="en-SG"/>
        </w:rPr>
        <w:t xml:space="preserve"> more “control” over Airbnb than many other</w:t>
      </w:r>
      <w:ins w:id="70" w:author="Tee, Benjamin" w:date="2025-12-08T08:43:00Z" w16du:dateUtc="2025-12-08T08:43:00Z">
        <w:r w:rsidR="009F2AF3">
          <w:rPr>
            <w:lang w:val="en-SG"/>
          </w:rPr>
          <w:t xml:space="preserve"> European</w:t>
        </w:r>
      </w:ins>
      <w:r w:rsidR="20EFA0E5" w:rsidRPr="7E5BAF75">
        <w:rPr>
          <w:lang w:val="en-SG"/>
        </w:rPr>
        <w:t xml:space="preserve"> </w:t>
      </w:r>
      <w:commentRangeStart w:id="71"/>
      <w:r w:rsidR="20EFA0E5" w:rsidRPr="7E5BAF75">
        <w:rPr>
          <w:lang w:val="en-SG"/>
        </w:rPr>
        <w:t>jurisdictions</w:t>
      </w:r>
      <w:commentRangeEnd w:id="71"/>
      <w:r w:rsidR="00D4528D">
        <w:rPr>
          <w:rStyle w:val="CommentReference"/>
          <w:sz w:val="24"/>
          <w:szCs w:val="24"/>
          <w:lang w:val="en-SG"/>
        </w:rPr>
        <w:commentReference w:id="71"/>
      </w:r>
      <w:r w:rsidR="00484793">
        <w:rPr>
          <w:lang w:val="en-SG"/>
        </w:rPr>
        <w:t>.</w:t>
      </w:r>
      <w:ins w:id="72" w:author="Tee, Benjamin" w:date="2025-12-08T08:42:00Z" w16du:dateUtc="2025-12-08T08:42:00Z">
        <w:r w:rsidR="00AF366F">
          <w:rPr>
            <w:lang w:val="en-SG"/>
          </w:rPr>
          <w:t xml:space="preserve"> </w:t>
        </w:r>
      </w:ins>
      <w:del w:id="73" w:author="Tee, Benjamin" w:date="2025-12-08T08:43:00Z" w16du:dateUtc="2025-12-08T08:43:00Z">
        <w:r w:rsidR="0C68C01F" w:rsidRPr="7E5BAF75" w:rsidDel="009F2AF3">
          <w:rPr>
            <w:i/>
            <w:iCs/>
            <w:highlight w:val="yellow"/>
            <w:lang w:val="en-SG"/>
          </w:rPr>
          <w:delText>[Could potentially link to/mention that graphic that demonstrated this</w:delText>
        </w:r>
        <w:r w:rsidR="0C68C01F" w:rsidRPr="7E5BAF75" w:rsidDel="009F2AF3">
          <w:rPr>
            <w:highlight w:val="yellow"/>
            <w:lang w:val="en-SG"/>
          </w:rPr>
          <w:delText>]</w:delText>
        </w:r>
        <w:r w:rsidR="20EFA0E5" w:rsidRPr="7E5BAF75" w:rsidDel="009F2AF3">
          <w:rPr>
            <w:lang w:val="en-SG"/>
          </w:rPr>
          <w:delText>.</w:delText>
        </w:r>
      </w:del>
    </w:p>
    <w:p w14:paraId="16FAF6CC" w14:textId="54C881B9" w:rsidR="7B4CCB0F" w:rsidRDefault="7B4CCB0F" w:rsidP="557CB1E6">
      <w:pPr>
        <w:spacing w:before="240" w:after="240"/>
        <w:rPr>
          <w:rFonts w:ascii="Aptos" w:eastAsia="Aptos" w:hAnsi="Aptos" w:cs="Aptos"/>
          <w:lang w:val="en-SG"/>
        </w:rPr>
      </w:pPr>
      <w:r w:rsidRPr="557CB1E6">
        <w:rPr>
          <w:rFonts w:ascii="Aptos" w:eastAsia="Aptos" w:hAnsi="Aptos" w:cs="Aptos"/>
          <w:lang w:val="en-SG"/>
        </w:rPr>
        <w:t>However, a review of the data shows that:</w:t>
      </w:r>
    </w:p>
    <w:p w14:paraId="64EFE1EC" w14:textId="2AF3753D" w:rsidR="7FC72599" w:rsidRDefault="7FC72599" w:rsidP="557CB1E6">
      <w:pPr>
        <w:pStyle w:val="ListParagraph"/>
        <w:numPr>
          <w:ilvl w:val="0"/>
          <w:numId w:val="11"/>
        </w:numPr>
        <w:spacing w:before="240" w:after="240"/>
        <w:rPr>
          <w:rFonts w:ascii="Aptos" w:eastAsia="Aptos" w:hAnsi="Aptos" w:cs="Aptos"/>
          <w:lang w:val="en-SG"/>
        </w:rPr>
      </w:pPr>
      <w:r w:rsidRPr="557CB1E6">
        <w:rPr>
          <w:rFonts w:ascii="Aptos" w:eastAsia="Aptos" w:hAnsi="Aptos" w:cs="Aptos"/>
          <w:lang w:val="en-SG"/>
        </w:rPr>
        <w:t>Based on occupancy estimates</w:t>
      </w:r>
      <w:r w:rsidR="00265535">
        <w:rPr>
          <w:rStyle w:val="FootnoteReference"/>
          <w:rFonts w:ascii="Aptos" w:eastAsia="Aptos" w:hAnsi="Aptos" w:cs="Aptos"/>
          <w:lang w:val="en-SG"/>
        </w:rPr>
        <w:footnoteReference w:id="2"/>
      </w:r>
      <w:r w:rsidRPr="557CB1E6">
        <w:rPr>
          <w:rFonts w:ascii="Aptos" w:eastAsia="Aptos" w:hAnsi="Aptos" w:cs="Aptos"/>
          <w:lang w:val="en-SG"/>
        </w:rPr>
        <w:t xml:space="preserve">, </w:t>
      </w:r>
      <w:r w:rsidRPr="003C55B7">
        <w:rPr>
          <w:rFonts w:ascii="Aptos" w:eastAsia="Aptos" w:hAnsi="Aptos" w:cs="Aptos"/>
          <w:b/>
          <w:bCs/>
          <w:lang w:val="en-SG"/>
        </w:rPr>
        <w:t>12,081 entire homes / apartments</w:t>
      </w:r>
      <w:r w:rsidRPr="557CB1E6">
        <w:rPr>
          <w:rFonts w:ascii="Aptos" w:eastAsia="Aptos" w:hAnsi="Aptos" w:cs="Aptos"/>
          <w:lang w:val="en-SG"/>
        </w:rPr>
        <w:t xml:space="preserve"> were used for 90 or more nights per year ("frequent lets"). This represented </w:t>
      </w:r>
      <w:r w:rsidRPr="557CB1E6">
        <w:rPr>
          <w:rFonts w:ascii="Aptos" w:eastAsia="Aptos" w:hAnsi="Aptos" w:cs="Aptos"/>
          <w:b/>
          <w:bCs/>
          <w:lang w:val="en-SG"/>
        </w:rPr>
        <w:t>more than</w:t>
      </w:r>
      <w:ins w:id="74" w:author="Hughes, Owen" w:date="2025-12-04T15:36:00Z">
        <w:r w:rsidRPr="557CB1E6">
          <w:rPr>
            <w:rFonts w:ascii="Aptos" w:eastAsia="Aptos" w:hAnsi="Aptos" w:cs="Aptos"/>
            <w:b/>
            <w:bCs/>
            <w:lang w:val="en-SG"/>
          </w:rPr>
          <w:t xml:space="preserve"> </w:t>
        </w:r>
        <w:r w:rsidR="7A8A1D89" w:rsidRPr="19517C50">
          <w:rPr>
            <w:rFonts w:ascii="Aptos" w:eastAsia="Aptos" w:hAnsi="Aptos" w:cs="Aptos"/>
            <w:b/>
            <w:bCs/>
            <w:lang w:val="en-SG"/>
          </w:rPr>
          <w:t xml:space="preserve">1 in </w:t>
        </w:r>
      </w:ins>
      <w:ins w:id="75" w:author="Hughes, Owen" w:date="2025-12-04T15:37:00Z">
        <w:r w:rsidR="7A8A1D89" w:rsidRPr="19517C50">
          <w:rPr>
            <w:rFonts w:ascii="Aptos" w:eastAsia="Aptos" w:hAnsi="Aptos" w:cs="Aptos"/>
            <w:b/>
            <w:bCs/>
            <w:lang w:val="en-SG"/>
          </w:rPr>
          <w:t>5</w:t>
        </w:r>
      </w:ins>
      <w:r w:rsidRPr="19517C50">
        <w:rPr>
          <w:rFonts w:ascii="Aptos" w:eastAsia="Aptos" w:hAnsi="Aptos" w:cs="Aptos"/>
          <w:b/>
          <w:bCs/>
          <w:lang w:val="en-SG"/>
        </w:rPr>
        <w:t xml:space="preserve"> </w:t>
      </w:r>
      <w:del w:id="76" w:author="Hughes, Owen" w:date="2025-12-04T15:36:00Z">
        <w:r w:rsidRPr="557CB1E6">
          <w:rPr>
            <w:rFonts w:ascii="Aptos" w:eastAsia="Aptos" w:hAnsi="Aptos" w:cs="Aptos"/>
            <w:b/>
            <w:bCs/>
            <w:lang w:val="en-SG"/>
          </w:rPr>
          <w:delText>2 in 10</w:delText>
        </w:r>
      </w:del>
      <w:r w:rsidRPr="557CB1E6">
        <w:rPr>
          <w:rFonts w:ascii="Aptos" w:eastAsia="Aptos" w:hAnsi="Aptos" w:cs="Aptos"/>
          <w:b/>
          <w:bCs/>
          <w:lang w:val="en-SG"/>
        </w:rPr>
        <w:t xml:space="preserve"> of all entire </w:t>
      </w:r>
      <w:bookmarkStart w:id="77" w:name="_Int_33DaadGV"/>
      <w:r w:rsidRPr="557CB1E6">
        <w:rPr>
          <w:rFonts w:ascii="Aptos" w:eastAsia="Aptos" w:hAnsi="Aptos" w:cs="Aptos"/>
          <w:b/>
          <w:bCs/>
          <w:lang w:val="en-SG"/>
        </w:rPr>
        <w:t>homes</w:t>
      </w:r>
      <w:bookmarkEnd w:id="77"/>
      <w:r w:rsidRPr="557CB1E6">
        <w:rPr>
          <w:rFonts w:ascii="Aptos" w:eastAsia="Aptos" w:hAnsi="Aptos" w:cs="Aptos"/>
          <w:b/>
          <w:bCs/>
          <w:lang w:val="en-SG"/>
        </w:rPr>
        <w:t xml:space="preserve"> </w:t>
      </w:r>
      <w:r w:rsidR="00D4528D">
        <w:rPr>
          <w:rFonts w:ascii="Aptos" w:eastAsia="Aptos" w:hAnsi="Aptos" w:cs="Aptos"/>
          <w:b/>
          <w:bCs/>
          <w:lang w:val="en-SG"/>
        </w:rPr>
        <w:t xml:space="preserve">/ apartment </w:t>
      </w:r>
      <w:r w:rsidRPr="557CB1E6">
        <w:rPr>
          <w:rFonts w:ascii="Aptos" w:eastAsia="Aptos" w:hAnsi="Aptos" w:cs="Aptos"/>
          <w:b/>
          <w:bCs/>
          <w:lang w:val="en-SG"/>
        </w:rPr>
        <w:t>listings</w:t>
      </w:r>
      <w:r w:rsidRPr="557CB1E6">
        <w:rPr>
          <w:rFonts w:ascii="Aptos" w:eastAsia="Aptos" w:hAnsi="Aptos" w:cs="Aptos"/>
          <w:lang w:val="en-SG"/>
        </w:rPr>
        <w:t xml:space="preserve">, and </w:t>
      </w:r>
      <w:r w:rsidRPr="557CB1E6">
        <w:rPr>
          <w:rFonts w:ascii="Aptos" w:eastAsia="Aptos" w:hAnsi="Aptos" w:cs="Aptos"/>
          <w:b/>
          <w:bCs/>
          <w:lang w:val="en-SG"/>
        </w:rPr>
        <w:t>1 in 8 of all listings in London</w:t>
      </w:r>
      <w:r w:rsidRPr="557CB1E6">
        <w:rPr>
          <w:rFonts w:ascii="Aptos" w:eastAsia="Aptos" w:hAnsi="Aptos" w:cs="Aptos"/>
          <w:lang w:val="en-SG"/>
        </w:rPr>
        <w:t>.</w:t>
      </w:r>
    </w:p>
    <w:p w14:paraId="0458DAE2" w14:textId="388A6B5B" w:rsidR="7FC72599" w:rsidRDefault="7FC72599" w:rsidP="557CB1E6">
      <w:pPr>
        <w:pStyle w:val="ListParagraph"/>
        <w:numPr>
          <w:ilvl w:val="0"/>
          <w:numId w:val="11"/>
        </w:numPr>
        <w:spacing w:before="240" w:after="240"/>
        <w:rPr>
          <w:ins w:id="78" w:author="Hughes, Owen" w:date="2025-12-04T16:17:00Z" w16du:dateUtc="2025-12-04T16:17:31Z"/>
          <w:rFonts w:ascii="Aptos" w:eastAsia="Aptos" w:hAnsi="Aptos" w:cs="Aptos"/>
          <w:lang w:val="en-SG"/>
        </w:rPr>
      </w:pPr>
      <w:r w:rsidRPr="557CB1E6">
        <w:rPr>
          <w:rFonts w:ascii="Aptos" w:eastAsia="Aptos" w:hAnsi="Aptos" w:cs="Aptos"/>
          <w:lang w:val="en-SG"/>
        </w:rPr>
        <w:t xml:space="preserve">Again, </w:t>
      </w:r>
      <w:del w:id="79" w:author="Tee, Benjamin" w:date="2025-12-08T08:43:00Z" w16du:dateUtc="2025-12-08T08:43:00Z">
        <w:r w:rsidRPr="557CB1E6" w:rsidDel="006C22D3">
          <w:rPr>
            <w:rFonts w:ascii="Aptos" w:eastAsia="Aptos" w:hAnsi="Aptos" w:cs="Aptos"/>
            <w:lang w:val="en-SG"/>
          </w:rPr>
          <w:delText xml:space="preserve">inner </w:delText>
        </w:r>
      </w:del>
      <w:r w:rsidR="00D4528D">
        <w:rPr>
          <w:rFonts w:ascii="Aptos" w:eastAsia="Aptos" w:hAnsi="Aptos" w:cs="Aptos"/>
          <w:lang w:val="en-SG"/>
        </w:rPr>
        <w:t>inner</w:t>
      </w:r>
      <w:ins w:id="80" w:author="Tee, Benjamin" w:date="2025-12-08T08:43:00Z" w16du:dateUtc="2025-12-08T08:43:00Z">
        <w:r w:rsidR="006C22D3" w:rsidRPr="557CB1E6">
          <w:rPr>
            <w:rFonts w:ascii="Aptos" w:eastAsia="Aptos" w:hAnsi="Aptos" w:cs="Aptos"/>
            <w:lang w:val="en-SG"/>
          </w:rPr>
          <w:t xml:space="preserve"> </w:t>
        </w:r>
      </w:ins>
      <w:r w:rsidRPr="557CB1E6">
        <w:rPr>
          <w:rFonts w:ascii="Aptos" w:eastAsia="Aptos" w:hAnsi="Aptos" w:cs="Aptos"/>
          <w:lang w:val="en-SG"/>
        </w:rPr>
        <w:t xml:space="preserve">London </w:t>
      </w:r>
      <w:del w:id="81" w:author="Tee, Benjamin" w:date="2025-12-08T08:47:00Z" w16du:dateUtc="2025-12-08T08:47:00Z">
        <w:r w:rsidRPr="557CB1E6" w:rsidDel="004174D5">
          <w:rPr>
            <w:rFonts w:ascii="Aptos" w:eastAsia="Aptos" w:hAnsi="Aptos" w:cs="Aptos"/>
            <w:lang w:val="en-SG"/>
          </w:rPr>
          <w:delText xml:space="preserve">Boroughs </w:delText>
        </w:r>
      </w:del>
      <w:ins w:id="82" w:author="Tee, Benjamin" w:date="2025-12-08T08:47:00Z" w16du:dateUtc="2025-12-08T08:47:00Z">
        <w:r w:rsidR="004174D5">
          <w:rPr>
            <w:rFonts w:ascii="Aptos" w:eastAsia="Aptos" w:hAnsi="Aptos" w:cs="Aptos"/>
            <w:lang w:val="en-SG"/>
          </w:rPr>
          <w:t>b</w:t>
        </w:r>
        <w:r w:rsidR="004174D5" w:rsidRPr="557CB1E6">
          <w:rPr>
            <w:rFonts w:ascii="Aptos" w:eastAsia="Aptos" w:hAnsi="Aptos" w:cs="Aptos"/>
            <w:lang w:val="en-SG"/>
          </w:rPr>
          <w:t xml:space="preserve">oroughs </w:t>
        </w:r>
      </w:ins>
      <w:r w:rsidRPr="557CB1E6">
        <w:rPr>
          <w:rFonts w:ascii="Aptos" w:eastAsia="Aptos" w:hAnsi="Aptos" w:cs="Aptos"/>
          <w:lang w:val="en-SG"/>
        </w:rPr>
        <w:t xml:space="preserve">show the highest rates of intense use. Westminster, Camden and Islington had 27%, 25% and 23% of entire home listings </w:t>
      </w:r>
      <w:ins w:id="83" w:author="Hughes, Owen" w:date="2025-12-04T15:37:00Z">
        <w:r w:rsidR="05B48A1D" w:rsidRPr="19517C50">
          <w:rPr>
            <w:rFonts w:ascii="Aptos" w:eastAsia="Aptos" w:hAnsi="Aptos" w:cs="Aptos"/>
            <w:lang w:val="en-SG"/>
          </w:rPr>
          <w:t>as</w:t>
        </w:r>
      </w:ins>
      <w:del w:id="84" w:author="Hughes, Owen" w:date="2025-12-04T15:37:00Z">
        <w:r w:rsidRPr="557CB1E6">
          <w:rPr>
            <w:rFonts w:ascii="Aptos" w:eastAsia="Aptos" w:hAnsi="Aptos" w:cs="Aptos"/>
            <w:lang w:val="en-SG"/>
          </w:rPr>
          <w:delText>on</w:delText>
        </w:r>
      </w:del>
      <w:r w:rsidRPr="557CB1E6">
        <w:rPr>
          <w:rFonts w:ascii="Aptos" w:eastAsia="Aptos" w:hAnsi="Aptos" w:cs="Aptos"/>
          <w:lang w:val="en-SG"/>
        </w:rPr>
        <w:t xml:space="preserve"> frequent lets, </w:t>
      </w:r>
      <w:commentRangeStart w:id="85"/>
      <w:r w:rsidRPr="557CB1E6">
        <w:rPr>
          <w:rFonts w:ascii="Aptos" w:eastAsia="Aptos" w:hAnsi="Aptos" w:cs="Aptos"/>
          <w:lang w:val="en-SG"/>
        </w:rPr>
        <w:t>respectively</w:t>
      </w:r>
      <w:commentRangeEnd w:id="85"/>
      <w:r w:rsidR="00D4528D" w:rsidRPr="557CB1E6">
        <w:rPr>
          <w:rStyle w:val="CommentReference"/>
          <w:rFonts w:ascii="Aptos" w:eastAsia="Aptos" w:hAnsi="Aptos" w:cs="Aptos"/>
          <w:sz w:val="24"/>
          <w:szCs w:val="24"/>
          <w:lang w:val="en-SG"/>
        </w:rPr>
        <w:commentReference w:id="85"/>
      </w:r>
      <w:r w:rsidRPr="557CB1E6">
        <w:rPr>
          <w:rFonts w:ascii="Aptos" w:eastAsia="Aptos" w:hAnsi="Aptos" w:cs="Aptos"/>
          <w:lang w:val="en-SG"/>
        </w:rPr>
        <w:t>.</w:t>
      </w:r>
    </w:p>
    <w:p w14:paraId="060406D4" w14:textId="76E94CA6" w:rsidR="7FC72599" w:rsidRDefault="7FC72599" w:rsidP="557CB1E6">
      <w:pPr>
        <w:spacing w:before="240" w:after="240"/>
        <w:rPr>
          <w:rFonts w:ascii="Aptos" w:eastAsia="Aptos" w:hAnsi="Aptos" w:cs="Aptos"/>
          <w:lang w:val="en-SG"/>
        </w:rPr>
      </w:pPr>
      <w:r w:rsidRPr="557CB1E6">
        <w:rPr>
          <w:rFonts w:ascii="Aptos" w:eastAsia="Aptos" w:hAnsi="Aptos" w:cs="Aptos"/>
          <w:lang w:val="en-SG"/>
        </w:rPr>
        <w:t>Notwithstanding the sensitivity of assumptions</w:t>
      </w:r>
      <w:r w:rsidR="007A3F2D">
        <w:rPr>
          <w:rStyle w:val="FootnoteReference"/>
          <w:rFonts w:ascii="Aptos" w:eastAsia="Aptos" w:hAnsi="Aptos" w:cs="Aptos"/>
          <w:lang w:val="en-SG"/>
        </w:rPr>
        <w:footnoteReference w:id="3"/>
      </w:r>
      <w:r w:rsidRPr="557CB1E6">
        <w:rPr>
          <w:rFonts w:ascii="Aptos" w:eastAsia="Aptos" w:hAnsi="Aptos" w:cs="Aptos"/>
          <w:lang w:val="en-SG"/>
        </w:rPr>
        <w:t xml:space="preserve">, we expect this to be a conservative estimate, given </w:t>
      </w:r>
      <w:ins w:id="86" w:author="Tee, Benjamin" w:date="2025-12-08T08:44:00Z" w16du:dateUtc="2025-12-08T08:44:00Z">
        <w:r w:rsidR="00A716B4">
          <w:rPr>
            <w:rFonts w:ascii="Aptos" w:eastAsia="Aptos" w:hAnsi="Aptos" w:cs="Aptos"/>
            <w:lang w:val="en-SG"/>
          </w:rPr>
          <w:t xml:space="preserve">the </w:t>
        </w:r>
      </w:ins>
      <w:r w:rsidRPr="557CB1E6">
        <w:rPr>
          <w:rFonts w:ascii="Aptos" w:eastAsia="Aptos" w:hAnsi="Aptos" w:cs="Aptos"/>
          <w:lang w:val="en-SG"/>
        </w:rPr>
        <w:t>reported likelihood of multiple listings of the same property, which some owners have used to circumvent the 90</w:t>
      </w:r>
      <w:r w:rsidR="16989542" w:rsidRPr="557CB1E6">
        <w:rPr>
          <w:rFonts w:ascii="Aptos" w:eastAsia="Aptos" w:hAnsi="Aptos" w:cs="Aptos"/>
          <w:lang w:val="en-SG"/>
        </w:rPr>
        <w:t>-</w:t>
      </w:r>
      <w:r w:rsidRPr="557CB1E6">
        <w:rPr>
          <w:rFonts w:ascii="Aptos" w:eastAsia="Aptos" w:hAnsi="Aptos" w:cs="Aptos"/>
          <w:lang w:val="en-SG"/>
        </w:rPr>
        <w:t>day rule</w:t>
      </w:r>
      <w:r w:rsidR="00CF160F">
        <w:rPr>
          <w:rStyle w:val="FootnoteReference"/>
          <w:rFonts w:ascii="Aptos" w:eastAsia="Aptos" w:hAnsi="Aptos" w:cs="Aptos"/>
          <w:lang w:val="en-SG"/>
        </w:rPr>
        <w:footnoteReference w:id="4"/>
      </w:r>
      <w:r w:rsidRPr="557CB1E6">
        <w:rPr>
          <w:rFonts w:ascii="Aptos" w:eastAsia="Aptos" w:hAnsi="Aptos" w:cs="Aptos"/>
          <w:lang w:val="en-SG"/>
        </w:rPr>
        <w:t>.</w:t>
      </w:r>
      <w:r w:rsidR="009E59B2">
        <w:rPr>
          <w:rFonts w:ascii="Aptos" w:eastAsia="Aptos" w:hAnsi="Aptos" w:cs="Aptos"/>
          <w:lang w:val="en-SG"/>
        </w:rPr>
        <w:t xml:space="preserve"> </w:t>
      </w:r>
    </w:p>
    <w:p w14:paraId="78F9E16A" w14:textId="2AA9B84B" w:rsidR="557CB1E6" w:rsidRDefault="557CB1E6" w:rsidP="557CB1E6">
      <w:pPr>
        <w:rPr>
          <w:lang w:val="en-SG"/>
        </w:rPr>
      </w:pPr>
    </w:p>
    <w:p w14:paraId="219BE117" w14:textId="17E7DF26" w:rsidR="705BDD67" w:rsidRDefault="705BDD67" w:rsidP="7E5BAF75">
      <w:pPr>
        <w:rPr>
          <w:i/>
          <w:iCs/>
          <w:lang w:val="en-SG"/>
        </w:rPr>
      </w:pPr>
      <w:r w:rsidRPr="7E5BAF75">
        <w:rPr>
          <w:lang w:val="en-SG"/>
        </w:rPr>
        <w:t xml:space="preserve">One action that could be taken </w:t>
      </w:r>
      <w:r w:rsidR="5E97F8E3" w:rsidRPr="7E5BAF75">
        <w:rPr>
          <w:lang w:val="en-SG"/>
        </w:rPr>
        <w:t xml:space="preserve">in response to the opposition’s claims </w:t>
      </w:r>
      <w:r w:rsidRPr="7E5BAF75">
        <w:rPr>
          <w:lang w:val="en-SG"/>
        </w:rPr>
        <w:t xml:space="preserve">is to investigate how many of these </w:t>
      </w:r>
      <w:r w:rsidR="066841BF" w:rsidRPr="7E5BAF75">
        <w:rPr>
          <w:lang w:val="en-SG"/>
        </w:rPr>
        <w:t xml:space="preserve">listings </w:t>
      </w:r>
      <w:r w:rsidRPr="7E5BAF75">
        <w:rPr>
          <w:lang w:val="en-SG"/>
        </w:rPr>
        <w:t>are compliant with the planning permission requirement</w:t>
      </w:r>
      <w:r w:rsidR="651A6C3C" w:rsidRPr="7E5BAF75">
        <w:rPr>
          <w:lang w:val="en-SG"/>
        </w:rPr>
        <w:t xml:space="preserve"> and take the appropriate enforcement action against those hosts in breach</w:t>
      </w:r>
      <w:r w:rsidRPr="7E5BAF75">
        <w:rPr>
          <w:lang w:val="en-SG"/>
        </w:rPr>
        <w:t>.</w:t>
      </w:r>
      <w:commentRangeStart w:id="87"/>
      <w:commentRangeStart w:id="88"/>
      <w:commentRangeEnd w:id="87"/>
      <w:r>
        <w:rPr>
          <w:rStyle w:val="CommentReference"/>
          <w:i/>
          <w:iCs/>
          <w:sz w:val="24"/>
          <w:szCs w:val="24"/>
          <w:lang w:val="en-SG"/>
        </w:rPr>
        <w:commentReference w:id="87"/>
      </w:r>
      <w:commentRangeEnd w:id="88"/>
      <w:r>
        <w:rPr>
          <w:rStyle w:val="CommentReference"/>
          <w:i/>
          <w:iCs/>
          <w:sz w:val="24"/>
          <w:szCs w:val="24"/>
          <w:lang w:val="en-SG"/>
        </w:rPr>
        <w:commentReference w:id="88"/>
      </w:r>
    </w:p>
    <w:p w14:paraId="168C6B37" w14:textId="2DBAFA0A" w:rsidR="0610C0F3" w:rsidDel="002863AE" w:rsidRDefault="0610C0F3" w:rsidP="557CB1E6">
      <w:pPr>
        <w:rPr>
          <w:del w:id="89" w:author="Tee, Benjamin" w:date="2025-12-08T08:44:00Z" w16du:dateUtc="2025-12-08T08:44:00Z"/>
          <w:b/>
          <w:bCs/>
          <w:lang w:val="en-SG"/>
        </w:rPr>
      </w:pPr>
      <w:del w:id="90" w:author="Tee, Benjamin" w:date="2025-12-08T08:44:00Z" w16du:dateUtc="2025-12-08T08:44:00Z">
        <w:r w:rsidRPr="557CB1E6" w:rsidDel="002863AE">
          <w:rPr>
            <w:b/>
            <w:bCs/>
            <w:lang w:val="en-SG"/>
          </w:rPr>
          <w:delText>How else might high proportions of Airbnbs be affecting London?</w:delText>
        </w:r>
      </w:del>
    </w:p>
    <w:p w14:paraId="1B6C5306" w14:textId="0564FB3E" w:rsidR="0610C0F3" w:rsidDel="002863AE" w:rsidRDefault="0610C0F3" w:rsidP="7E5BAF75">
      <w:pPr>
        <w:rPr>
          <w:del w:id="91" w:author="Tee, Benjamin" w:date="2025-12-08T08:44:00Z" w16du:dateUtc="2025-12-08T08:44:00Z"/>
          <w:i/>
          <w:iCs/>
          <w:highlight w:val="yellow"/>
        </w:rPr>
      </w:pPr>
      <w:del w:id="92" w:author="Tee, Benjamin" w:date="2025-12-08T08:44:00Z" w16du:dateUtc="2025-12-08T08:44:00Z">
        <w:r w:rsidRPr="7E5BAF75" w:rsidDel="002863AE">
          <w:rPr>
            <w:i/>
            <w:iCs/>
            <w:highlight w:val="yellow"/>
          </w:rPr>
          <w:delText>[To include; length of coverage depends on what word count is left following finalising core text.]</w:delText>
        </w:r>
      </w:del>
    </w:p>
    <w:p w14:paraId="3114EEDC" w14:textId="4A2696DB" w:rsidR="557CB1E6" w:rsidRDefault="557CB1E6" w:rsidP="557CB1E6">
      <w:pPr>
        <w:rPr>
          <w:b/>
          <w:bCs/>
        </w:rPr>
      </w:pPr>
    </w:p>
    <w:p w14:paraId="10F7BF3B" w14:textId="2C83A6F3" w:rsidR="3BADF448" w:rsidRDefault="3BADF448" w:rsidP="557CB1E6">
      <w:pPr>
        <w:rPr>
          <w:b/>
          <w:bCs/>
          <w:u w:val="single"/>
        </w:rPr>
      </w:pPr>
      <w:r w:rsidRPr="557CB1E6">
        <w:rPr>
          <w:b/>
          <w:bCs/>
          <w:u w:val="single"/>
        </w:rPr>
        <w:t>The opposition’s proposal</w:t>
      </w:r>
      <w:ins w:id="93" w:author="Tee, Benjamin" w:date="2025-12-08T10:04:00Z" w16du:dateUtc="2025-12-08T10:04:00Z">
        <w:r w:rsidR="00DF06FC">
          <w:rPr>
            <w:b/>
            <w:bCs/>
            <w:u w:val="single"/>
          </w:rPr>
          <w:t xml:space="preserve"> </w:t>
        </w:r>
      </w:ins>
    </w:p>
    <w:p w14:paraId="6C2F3BF7" w14:textId="05FBE860" w:rsidR="0D71F54B" w:rsidRDefault="0D71F54B">
      <w:r>
        <w:t xml:space="preserve">The opposition proposes that “professional” landlords’ properties should be subject to </w:t>
      </w:r>
      <w:ins w:id="94" w:author="Tee, Benjamin" w:date="2025-12-08T08:44:00Z" w16du:dateUtc="2025-12-08T08:44:00Z">
        <w:r w:rsidR="00EE16A6">
          <w:t xml:space="preserve">registration and </w:t>
        </w:r>
      </w:ins>
      <w:r>
        <w:t xml:space="preserve">increased council tax. </w:t>
      </w:r>
      <w:r w:rsidR="2CC7C728">
        <w:t xml:space="preserve">They do not, however, provide a definition of “professional” landlord. </w:t>
      </w:r>
    </w:p>
    <w:p w14:paraId="4467CD33" w14:textId="40C1D2BC" w:rsidR="33C591D9" w:rsidRDefault="33C591D9" w:rsidP="557CB1E6">
      <w:pPr>
        <w:rPr>
          <w:rFonts w:ascii="Aptos" w:eastAsia="Aptos" w:hAnsi="Aptos" w:cs="Aptos"/>
          <w:color w:val="000000" w:themeColor="text1"/>
          <w:lang w:val="en-SG"/>
        </w:rPr>
      </w:pPr>
      <w:r w:rsidRPr="557CB1E6">
        <w:rPr>
          <w:rFonts w:ascii="Aptos" w:eastAsia="Aptos" w:hAnsi="Aptos" w:cs="Aptos"/>
          <w:color w:val="000000" w:themeColor="text1"/>
          <w:lang w:val="en-SG"/>
        </w:rPr>
        <w:t>Studies suggest that a company or individual that owns and operates 2 or more Entire Home/</w:t>
      </w:r>
      <w:del w:id="95" w:author="Tee, Benjamin" w:date="2025-12-08T08:44:00Z" w16du:dateUtc="2025-12-08T08:44:00Z">
        <w:r w:rsidRPr="557CB1E6" w:rsidDel="00EE16A6">
          <w:rPr>
            <w:rFonts w:ascii="Aptos" w:eastAsia="Aptos" w:hAnsi="Aptos" w:cs="Aptos"/>
            <w:color w:val="000000" w:themeColor="text1"/>
            <w:lang w:val="en-SG"/>
          </w:rPr>
          <w:delText xml:space="preserve">Apt </w:delText>
        </w:r>
      </w:del>
      <w:ins w:id="96" w:author="Tee, Benjamin" w:date="2025-12-08T08:44:00Z" w16du:dateUtc="2025-12-08T08:44:00Z">
        <w:r w:rsidR="00EE16A6">
          <w:rPr>
            <w:rFonts w:ascii="Aptos" w:eastAsia="Aptos" w:hAnsi="Aptos" w:cs="Aptos"/>
            <w:color w:val="000000" w:themeColor="text1"/>
            <w:lang w:val="en-SG"/>
          </w:rPr>
          <w:t>A</w:t>
        </w:r>
      </w:ins>
      <w:ins w:id="97" w:author="Tee, Benjamin" w:date="2025-12-08T08:45:00Z" w16du:dateUtc="2025-12-08T08:45:00Z">
        <w:r w:rsidR="00EE16A6">
          <w:rPr>
            <w:rFonts w:ascii="Aptos" w:eastAsia="Aptos" w:hAnsi="Aptos" w:cs="Aptos"/>
            <w:color w:val="000000" w:themeColor="text1"/>
            <w:lang w:val="en-SG"/>
          </w:rPr>
          <w:t>partment</w:t>
        </w:r>
      </w:ins>
      <w:ins w:id="98" w:author="Tee, Benjamin" w:date="2025-12-08T08:44:00Z" w16du:dateUtc="2025-12-08T08:44:00Z">
        <w:r w:rsidR="00EE16A6" w:rsidRPr="557CB1E6">
          <w:rPr>
            <w:rFonts w:ascii="Aptos" w:eastAsia="Aptos" w:hAnsi="Aptos" w:cs="Aptos"/>
            <w:color w:val="000000" w:themeColor="text1"/>
            <w:lang w:val="en-SG"/>
          </w:rPr>
          <w:t xml:space="preserve"> </w:t>
        </w:r>
      </w:ins>
      <w:r w:rsidRPr="557CB1E6">
        <w:rPr>
          <w:rFonts w:ascii="Aptos" w:eastAsia="Aptos" w:hAnsi="Aptos" w:cs="Aptos"/>
          <w:color w:val="000000" w:themeColor="text1"/>
          <w:lang w:val="en-SG"/>
        </w:rPr>
        <w:t xml:space="preserve">listings on Airbnb can be classed as a </w:t>
      </w:r>
      <w:del w:id="99" w:author="Tee, Benjamin" w:date="2025-12-03T17:53:00Z" w16du:dateUtc="2025-12-03T17:53:00Z">
        <w:r w:rsidRPr="557CB1E6" w:rsidDel="00F169E1">
          <w:rPr>
            <w:rFonts w:ascii="Aptos" w:eastAsia="Aptos" w:hAnsi="Aptos" w:cs="Aptos"/>
            <w:color w:val="000000" w:themeColor="text1"/>
            <w:lang w:val="en-SG"/>
          </w:rPr>
          <w:delText xml:space="preserve">commercial or </w:delText>
        </w:r>
      </w:del>
      <w:r w:rsidRPr="557CB1E6">
        <w:rPr>
          <w:rFonts w:ascii="Aptos" w:eastAsia="Aptos" w:hAnsi="Aptos" w:cs="Aptos"/>
          <w:color w:val="000000" w:themeColor="text1"/>
          <w:lang w:val="en-SG"/>
        </w:rPr>
        <w:t>professional landlord</w:t>
      </w:r>
      <w:ins w:id="100" w:author="Tee, Benjamin" w:date="2025-12-08T08:45:00Z" w16du:dateUtc="2025-12-08T08:45:00Z">
        <w:r w:rsidR="00D4363D">
          <w:rPr>
            <w:rFonts w:ascii="Aptos" w:eastAsia="Aptos" w:hAnsi="Aptos" w:cs="Aptos"/>
            <w:color w:val="000000" w:themeColor="text1"/>
            <w:lang w:val="en-SG"/>
          </w:rPr>
          <w:t>.</w:t>
        </w:r>
      </w:ins>
      <w:del w:id="101" w:author="Tee, Benjamin" w:date="2025-12-08T08:45:00Z" w16du:dateUtc="2025-12-08T08:45:00Z">
        <w:r w:rsidR="60EC0ABA" w:rsidRPr="557CB1E6" w:rsidDel="00D4363D">
          <w:rPr>
            <w:rFonts w:ascii="Aptos" w:eastAsia="Aptos" w:hAnsi="Aptos" w:cs="Aptos"/>
            <w:color w:val="000000" w:themeColor="text1"/>
            <w:lang w:val="en-SG"/>
          </w:rPr>
          <w:delText xml:space="preserve"> and that </w:delText>
        </w:r>
        <w:r w:rsidR="372AAF39" w:rsidRPr="557CB1E6" w:rsidDel="00D4363D">
          <w:rPr>
            <w:rFonts w:ascii="Aptos" w:eastAsia="Aptos" w:hAnsi="Aptos" w:cs="Aptos"/>
          </w:rPr>
          <w:delText xml:space="preserve">such </w:delText>
        </w:r>
      </w:del>
      <w:ins w:id="102" w:author="Tee, Benjamin" w:date="2025-12-08T08:45:00Z" w16du:dateUtc="2025-12-08T08:45:00Z">
        <w:r w:rsidR="00D4363D">
          <w:rPr>
            <w:rFonts w:ascii="Aptos" w:eastAsia="Aptos" w:hAnsi="Aptos" w:cs="Aptos"/>
          </w:rPr>
          <w:t>S</w:t>
        </w:r>
        <w:r w:rsidR="00D4363D" w:rsidRPr="557CB1E6">
          <w:rPr>
            <w:rFonts w:ascii="Aptos" w:eastAsia="Aptos" w:hAnsi="Aptos" w:cs="Aptos"/>
          </w:rPr>
          <w:t xml:space="preserve">uch </w:t>
        </w:r>
      </w:ins>
      <w:r w:rsidR="372AAF39" w:rsidRPr="557CB1E6">
        <w:rPr>
          <w:rFonts w:ascii="Aptos" w:eastAsia="Aptos" w:hAnsi="Aptos" w:cs="Aptos"/>
        </w:rPr>
        <w:t>"multi-listing hosts" are significant drivers of increase in rent and Airbnb's profit in London</w:t>
      </w:r>
      <w:r w:rsidR="372AAF39" w:rsidRPr="557CB1E6">
        <w:rPr>
          <w:rFonts w:ascii="Aptos" w:eastAsia="Aptos" w:hAnsi="Aptos" w:cs="Aptos"/>
          <w:color w:val="000000" w:themeColor="text1"/>
          <w:lang w:val="en-SG"/>
        </w:rPr>
        <w:t xml:space="preserve"> </w:t>
      </w:r>
      <w:r w:rsidRPr="557CB1E6">
        <w:rPr>
          <w:rFonts w:ascii="Aptos" w:eastAsia="Aptos" w:hAnsi="Aptos" w:cs="Aptos"/>
          <w:color w:val="000000" w:themeColor="text1"/>
          <w:lang w:val="en-SG"/>
        </w:rPr>
        <w:t>(Todd et al., Cox and Slee</w:t>
      </w:r>
      <w:commentRangeStart w:id="103"/>
      <w:r w:rsidRPr="557CB1E6">
        <w:rPr>
          <w:rFonts w:ascii="Aptos" w:eastAsia="Aptos" w:hAnsi="Aptos" w:cs="Aptos"/>
          <w:color w:val="000000" w:themeColor="text1"/>
          <w:lang w:val="en-SG"/>
        </w:rPr>
        <w:t>).</w:t>
      </w:r>
      <w:commentRangeEnd w:id="103"/>
      <w:r>
        <w:rPr>
          <w:rStyle w:val="CommentReference"/>
          <w:rFonts w:ascii="Aptos" w:eastAsia="Aptos" w:hAnsi="Aptos" w:cs="Aptos"/>
          <w:color w:val="000000" w:themeColor="text1"/>
          <w:sz w:val="24"/>
          <w:szCs w:val="24"/>
          <w:lang w:val="en-SG"/>
        </w:rPr>
        <w:commentReference w:id="103"/>
      </w:r>
    </w:p>
    <w:p w14:paraId="68D5DB40" w14:textId="79263758" w:rsidR="5D5A0A58" w:rsidRDefault="5D5A0A58" w:rsidP="557CB1E6">
      <w:pPr>
        <w:rPr>
          <w:rFonts w:ascii="Aptos" w:eastAsia="Aptos" w:hAnsi="Aptos" w:cs="Aptos"/>
        </w:rPr>
      </w:pPr>
      <w:r w:rsidRPr="557CB1E6">
        <w:rPr>
          <w:rFonts w:ascii="Aptos" w:eastAsia="Aptos" w:hAnsi="Aptos" w:cs="Aptos"/>
          <w:color w:val="000000" w:themeColor="text1"/>
          <w:lang w:val="en-SG"/>
        </w:rPr>
        <w:t>The data show that</w:t>
      </w:r>
      <w:r w:rsidR="33C591D9" w:rsidRPr="557CB1E6">
        <w:rPr>
          <w:rFonts w:ascii="Aptos" w:eastAsia="Aptos" w:hAnsi="Aptos" w:cs="Aptos"/>
        </w:rPr>
        <w:t xml:space="preserve"> a </w:t>
      </w:r>
      <w:r w:rsidR="33C591D9" w:rsidRPr="557CB1E6">
        <w:rPr>
          <w:rFonts w:ascii="Aptos" w:eastAsia="Aptos" w:hAnsi="Aptos" w:cs="Aptos"/>
          <w:b/>
          <w:bCs/>
        </w:rPr>
        <w:t>small number of hosts are responsible for a disproportionately large number of listings</w:t>
      </w:r>
      <w:r w:rsidR="5A69D198" w:rsidRPr="557CB1E6">
        <w:rPr>
          <w:rFonts w:ascii="Aptos" w:eastAsia="Aptos" w:hAnsi="Aptos" w:cs="Aptos"/>
          <w:b/>
          <w:bCs/>
        </w:rPr>
        <w:t xml:space="preserve"> in London</w:t>
      </w:r>
      <w:r w:rsidR="33C591D9" w:rsidRPr="557CB1E6">
        <w:rPr>
          <w:rFonts w:ascii="Aptos" w:eastAsia="Aptos" w:hAnsi="Aptos" w:cs="Aptos"/>
        </w:rPr>
        <w:t xml:space="preserve"> (</w:t>
      </w:r>
      <w:r w:rsidR="33C591D9" w:rsidRPr="00B21C4E">
        <w:rPr>
          <w:rFonts w:ascii="Aptos" w:eastAsia="Aptos" w:hAnsi="Aptos" w:cs="Aptos"/>
          <w:u w:val="single"/>
          <w:rPrChange w:id="104" w:author="Tee, Benjamin" w:date="2025-12-08T10:01:00Z" w16du:dateUtc="2025-12-08T10:01:00Z">
            <w:rPr>
              <w:rFonts w:ascii="Aptos" w:eastAsia="Aptos" w:hAnsi="Aptos" w:cs="Aptos"/>
            </w:rPr>
          </w:rPrChange>
        </w:rPr>
        <w:t>Figure 2.1</w:t>
      </w:r>
      <w:r w:rsidR="33C591D9" w:rsidRPr="557CB1E6">
        <w:rPr>
          <w:rFonts w:ascii="Aptos" w:eastAsia="Aptos" w:hAnsi="Aptos" w:cs="Aptos"/>
        </w:rPr>
        <w:t>)</w:t>
      </w:r>
      <w:r w:rsidR="2306281F" w:rsidRPr="557CB1E6">
        <w:rPr>
          <w:rFonts w:ascii="Aptos" w:eastAsia="Aptos" w:hAnsi="Aptos" w:cs="Aptos"/>
        </w:rPr>
        <w:t>:</w:t>
      </w:r>
    </w:p>
    <w:p w14:paraId="49042013" w14:textId="1545413D" w:rsidR="33C591D9" w:rsidRDefault="33C591D9" w:rsidP="557CB1E6">
      <w:pPr>
        <w:pStyle w:val="ListParagraph"/>
        <w:numPr>
          <w:ilvl w:val="0"/>
          <w:numId w:val="12"/>
        </w:numPr>
        <w:spacing w:before="240" w:after="240"/>
        <w:rPr>
          <w:rFonts w:ascii="Aptos" w:eastAsia="Aptos" w:hAnsi="Aptos" w:cs="Aptos"/>
        </w:rPr>
      </w:pPr>
      <w:r w:rsidRPr="557CB1E6">
        <w:rPr>
          <w:rFonts w:ascii="Consolas" w:eastAsia="Consolas" w:hAnsi="Consolas" w:cs="Consolas"/>
          <w:b/>
          <w:bCs/>
        </w:rPr>
        <w:t xml:space="preserve">27,108 (85%) </w:t>
      </w:r>
      <w:r w:rsidRPr="557CB1E6">
        <w:rPr>
          <w:rFonts w:ascii="Consolas" w:eastAsia="Consolas" w:hAnsi="Consolas" w:cs="Consolas"/>
        </w:rPr>
        <w:t xml:space="preserve">of </w:t>
      </w:r>
      <w:r w:rsidRPr="557CB1E6">
        <w:rPr>
          <w:rFonts w:ascii="Aptos" w:eastAsia="Aptos" w:hAnsi="Aptos" w:cs="Aptos"/>
        </w:rPr>
        <w:t>hosts own only 1 entire property (i.e. single-listing hosts), and they are responsible for 47% of listings.</w:t>
      </w:r>
    </w:p>
    <w:p w14:paraId="3EF503C3" w14:textId="394C9510" w:rsidR="33C591D9" w:rsidRDefault="33C591D9" w:rsidP="557CB1E6">
      <w:pPr>
        <w:pStyle w:val="ListParagraph"/>
        <w:numPr>
          <w:ilvl w:val="0"/>
          <w:numId w:val="12"/>
        </w:numPr>
        <w:spacing w:before="240" w:after="240"/>
        <w:rPr>
          <w:rFonts w:ascii="Aptos" w:eastAsia="Aptos" w:hAnsi="Aptos" w:cs="Aptos"/>
        </w:rPr>
      </w:pPr>
      <w:r w:rsidRPr="557CB1E6">
        <w:rPr>
          <w:rFonts w:ascii="Consolas" w:eastAsia="Consolas" w:hAnsi="Consolas" w:cs="Consolas"/>
          <w:b/>
          <w:bCs/>
        </w:rPr>
        <w:t xml:space="preserve">4,966 (15%) </w:t>
      </w:r>
      <w:r w:rsidRPr="008218F0">
        <w:rPr>
          <w:rFonts w:ascii="Consolas" w:eastAsia="Consolas" w:hAnsi="Consolas" w:cs="Consolas"/>
        </w:rPr>
        <w:t>of hosts</w:t>
      </w:r>
      <w:r w:rsidRPr="557CB1E6">
        <w:rPr>
          <w:rFonts w:ascii="Aptos" w:eastAsia="Aptos" w:hAnsi="Aptos" w:cs="Aptos"/>
        </w:rPr>
        <w:t xml:space="preserve"> own two or more entire properties (i.e. multi-listing hosts), and they disproportionately make up 53% of listings.</w:t>
      </w:r>
    </w:p>
    <w:p w14:paraId="1D3CF7DF" w14:textId="57927D93" w:rsidR="33C591D9" w:rsidRDefault="33C591D9" w:rsidP="557CB1E6">
      <w:pPr>
        <w:pStyle w:val="ListParagraph"/>
        <w:numPr>
          <w:ilvl w:val="0"/>
          <w:numId w:val="12"/>
        </w:numPr>
        <w:spacing w:before="240" w:after="240"/>
        <w:rPr>
          <w:rFonts w:ascii="Aptos" w:eastAsia="Aptos" w:hAnsi="Aptos" w:cs="Aptos"/>
        </w:rPr>
      </w:pPr>
      <w:r w:rsidRPr="557CB1E6">
        <w:rPr>
          <w:rFonts w:ascii="Aptos" w:eastAsia="Aptos" w:hAnsi="Aptos" w:cs="Aptos"/>
          <w:b/>
          <w:bCs/>
        </w:rPr>
        <w:t>15 (0.05%)</w:t>
      </w:r>
      <w:r w:rsidRPr="557CB1E6">
        <w:rPr>
          <w:rFonts w:ascii="Aptos" w:eastAsia="Aptos" w:hAnsi="Aptos" w:cs="Aptos"/>
        </w:rPr>
        <w:t xml:space="preserve"> of hosts own over 100 entire properties; between them, they own 5% of listings.</w:t>
      </w:r>
    </w:p>
    <w:p w14:paraId="1E639C8F" w14:textId="7B2AF390" w:rsidR="33C591D9" w:rsidRDefault="001B2A25" w:rsidP="557CB1E6">
      <w:pPr>
        <w:spacing w:before="240" w:after="240"/>
        <w:rPr>
          <w:ins w:id="105" w:author="Hughes, Owen" w:date="2025-12-04T16:18:00Z" w16du:dateUtc="2025-12-04T16:18:54Z"/>
          <w:rFonts w:ascii="Aptos" w:eastAsia="Aptos" w:hAnsi="Aptos" w:cs="Aptos"/>
        </w:rPr>
      </w:pPr>
      <w:r>
        <w:rPr>
          <w:rFonts w:ascii="Aptos" w:eastAsia="Aptos" w:hAnsi="Aptos" w:cs="Aptos"/>
        </w:rPr>
        <w:t>A</w:t>
      </w:r>
      <w:r w:rsidR="33C591D9" w:rsidRPr="557CB1E6">
        <w:rPr>
          <w:rFonts w:ascii="Aptos" w:eastAsia="Aptos" w:hAnsi="Aptos" w:cs="Aptos"/>
        </w:rPr>
        <w:t xml:space="preserve"> larger proportion of properties belonging to multi-listings hosts were let out for 90 or more days</w:t>
      </w:r>
      <w:ins w:id="106" w:author="Tee, Benjamin" w:date="2025-12-08T08:48:00Z" w16du:dateUtc="2025-12-08T08:48:00Z">
        <w:r w:rsidR="006B42CC">
          <w:rPr>
            <w:rFonts w:ascii="Aptos" w:eastAsia="Aptos" w:hAnsi="Aptos" w:cs="Aptos"/>
          </w:rPr>
          <w:t xml:space="preserve"> (“</w:t>
        </w:r>
      </w:ins>
      <w:ins w:id="107" w:author="Tee, Benjamin" w:date="2025-12-03T17:54:00Z" w16du:dateUtc="2025-12-03T17:54:00Z">
        <w:r w:rsidR="00BD1791">
          <w:rPr>
            <w:rFonts w:ascii="Aptos" w:eastAsia="Aptos" w:hAnsi="Aptos" w:cs="Aptos"/>
          </w:rPr>
          <w:t>frequent lets</w:t>
        </w:r>
      </w:ins>
      <w:ins w:id="108" w:author="Tee, Benjamin" w:date="2025-12-08T08:48:00Z" w16du:dateUtc="2025-12-08T08:48:00Z">
        <w:r w:rsidR="006B42CC">
          <w:rPr>
            <w:rFonts w:ascii="Aptos" w:eastAsia="Aptos" w:hAnsi="Aptos" w:cs="Aptos"/>
          </w:rPr>
          <w:t>”)</w:t>
        </w:r>
      </w:ins>
      <w:r w:rsidR="33C591D9" w:rsidRPr="557CB1E6">
        <w:rPr>
          <w:rFonts w:ascii="Aptos" w:eastAsia="Aptos" w:hAnsi="Aptos" w:cs="Aptos"/>
        </w:rPr>
        <w:t xml:space="preserve"> (14%), compared to properties belonging to single-listing hosts (</w:t>
      </w:r>
      <w:commentRangeStart w:id="109"/>
      <w:commentRangeStart w:id="110"/>
      <w:r w:rsidR="33C591D9" w:rsidRPr="557CB1E6">
        <w:rPr>
          <w:rFonts w:ascii="Aptos" w:eastAsia="Aptos" w:hAnsi="Aptos" w:cs="Aptos"/>
        </w:rPr>
        <w:t>7</w:t>
      </w:r>
      <w:commentRangeEnd w:id="110"/>
      <w:r w:rsidR="00D4528D" w:rsidRPr="557CB1E6">
        <w:rPr>
          <w:rStyle w:val="CommentReference"/>
          <w:rFonts w:ascii="Aptos" w:eastAsia="Aptos" w:hAnsi="Aptos" w:cs="Aptos"/>
          <w:sz w:val="24"/>
          <w:szCs w:val="24"/>
        </w:rPr>
        <w:commentReference w:id="110"/>
      </w:r>
      <w:commentRangeEnd w:id="109"/>
      <w:r w:rsidR="00D4528D" w:rsidRPr="557CB1E6">
        <w:rPr>
          <w:rStyle w:val="CommentReference"/>
          <w:rFonts w:ascii="Aptos" w:eastAsia="Aptos" w:hAnsi="Aptos" w:cs="Aptos"/>
          <w:sz w:val="24"/>
          <w:szCs w:val="24"/>
        </w:rPr>
        <w:commentReference w:id="109"/>
      </w:r>
      <w:r w:rsidR="33C591D9" w:rsidRPr="557CB1E6">
        <w:rPr>
          <w:rFonts w:ascii="Aptos" w:eastAsia="Aptos" w:hAnsi="Aptos" w:cs="Aptos"/>
        </w:rPr>
        <w:t>%).</w:t>
      </w:r>
    </w:p>
    <w:p w14:paraId="09EA51C9" w14:textId="67742959" w:rsidR="60B46815" w:rsidRDefault="60B46815">
      <w:r>
        <w:t>Using the two-property threshold, therefore</w:t>
      </w:r>
      <w:r w:rsidR="33C591D9">
        <w:t>, 15.5% of hosts currently letting entire homes in London on Airbnb would fall within th</w:t>
      </w:r>
      <w:r w:rsidR="46FB61D7">
        <w:t>e category of “professional” host</w:t>
      </w:r>
      <w:r w:rsidR="33C591D9">
        <w:t>.</w:t>
      </w:r>
    </w:p>
    <w:p w14:paraId="11294F25" w14:textId="6D8D2D6A" w:rsidR="0D71F54B" w:rsidRDefault="0D71F54B" w:rsidP="557CB1E6">
      <w:pPr>
        <w:rPr>
          <w:rFonts w:ascii="Aptos" w:eastAsia="Aptos" w:hAnsi="Aptos" w:cs="Aptos"/>
          <w:color w:val="000000" w:themeColor="text1"/>
          <w:lang w:val="en-SG"/>
        </w:rPr>
      </w:pPr>
      <w:r w:rsidRPr="557CB1E6">
        <w:rPr>
          <w:rFonts w:ascii="Aptos" w:eastAsia="Aptos" w:hAnsi="Aptos" w:cs="Aptos"/>
          <w:color w:val="000000" w:themeColor="text1"/>
          <w:lang w:val="en-SG"/>
        </w:rPr>
        <w:t xml:space="preserve">We test </w:t>
      </w:r>
      <w:r w:rsidR="4FC35327" w:rsidRPr="557CB1E6">
        <w:rPr>
          <w:rFonts w:ascii="Aptos" w:eastAsia="Aptos" w:hAnsi="Aptos" w:cs="Aptos"/>
          <w:color w:val="000000" w:themeColor="text1"/>
          <w:lang w:val="en-SG"/>
        </w:rPr>
        <w:t xml:space="preserve">the robustness of this </w:t>
      </w:r>
      <w:r w:rsidRPr="557CB1E6">
        <w:rPr>
          <w:rFonts w:ascii="Aptos" w:eastAsia="Aptos" w:hAnsi="Aptos" w:cs="Aptos"/>
          <w:color w:val="000000" w:themeColor="text1"/>
          <w:lang w:val="en-SG"/>
        </w:rPr>
        <w:t>analysis in a London context by:</w:t>
      </w:r>
    </w:p>
    <w:p w14:paraId="44AB2220" w14:textId="684D9761" w:rsidR="0D71F54B" w:rsidRDefault="0D71F54B" w:rsidP="557CB1E6">
      <w:pPr>
        <w:pStyle w:val="ListParagraph"/>
        <w:numPr>
          <w:ilvl w:val="0"/>
          <w:numId w:val="15"/>
        </w:numPr>
        <w:rPr>
          <w:rFonts w:ascii="Aptos" w:eastAsia="Aptos" w:hAnsi="Aptos" w:cs="Aptos"/>
          <w:color w:val="000000" w:themeColor="text1"/>
          <w:lang w:val="en-SG"/>
        </w:rPr>
      </w:pPr>
      <w:r w:rsidRPr="557CB1E6">
        <w:rPr>
          <w:rFonts w:ascii="Aptos" w:eastAsia="Aptos" w:hAnsi="Aptos" w:cs="Aptos"/>
          <w:color w:val="000000" w:themeColor="text1"/>
          <w:lang w:val="en-SG"/>
        </w:rPr>
        <w:t>Establishing the income that can be earned from renting out Entire Homes/</w:t>
      </w:r>
      <w:del w:id="111" w:author="Tee, Benjamin" w:date="2025-12-08T08:50:00Z" w16du:dateUtc="2025-12-08T08:50:00Z">
        <w:r w:rsidRPr="557CB1E6" w:rsidDel="00D647B6">
          <w:rPr>
            <w:rFonts w:ascii="Aptos" w:eastAsia="Aptos" w:hAnsi="Aptos" w:cs="Aptos"/>
            <w:color w:val="000000" w:themeColor="text1"/>
            <w:lang w:val="en-SG"/>
          </w:rPr>
          <w:delText xml:space="preserve">Apts </w:delText>
        </w:r>
      </w:del>
      <w:ins w:id="112" w:author="Tee, Benjamin" w:date="2025-12-08T08:50:00Z" w16du:dateUtc="2025-12-08T08:50:00Z">
        <w:r w:rsidR="00D647B6">
          <w:rPr>
            <w:rFonts w:ascii="Aptos" w:eastAsia="Aptos" w:hAnsi="Aptos" w:cs="Aptos"/>
            <w:color w:val="000000" w:themeColor="text1"/>
            <w:lang w:val="en-SG"/>
          </w:rPr>
          <w:t>Apartments</w:t>
        </w:r>
        <w:r w:rsidR="00D647B6" w:rsidRPr="557CB1E6">
          <w:rPr>
            <w:rFonts w:ascii="Aptos" w:eastAsia="Aptos" w:hAnsi="Aptos" w:cs="Aptos"/>
            <w:color w:val="000000" w:themeColor="text1"/>
            <w:lang w:val="en-SG"/>
          </w:rPr>
          <w:t xml:space="preserve"> </w:t>
        </w:r>
      </w:ins>
      <w:r w:rsidRPr="557CB1E6">
        <w:rPr>
          <w:rFonts w:ascii="Aptos" w:eastAsia="Aptos" w:hAnsi="Aptos" w:cs="Aptos"/>
          <w:color w:val="000000" w:themeColor="text1"/>
          <w:lang w:val="en-SG"/>
        </w:rPr>
        <w:t>on Airbnb.</w:t>
      </w:r>
    </w:p>
    <w:p w14:paraId="3A6A30F6" w14:textId="3EAF965D" w:rsidR="0D71F54B" w:rsidRDefault="0D71F54B" w:rsidP="557CB1E6">
      <w:pPr>
        <w:pStyle w:val="ListParagraph"/>
        <w:numPr>
          <w:ilvl w:val="0"/>
          <w:numId w:val="15"/>
        </w:numPr>
        <w:rPr>
          <w:rFonts w:ascii="Aptos" w:eastAsia="Aptos" w:hAnsi="Aptos" w:cs="Aptos"/>
          <w:color w:val="000000" w:themeColor="text1"/>
          <w:lang w:val="en-SG"/>
        </w:rPr>
      </w:pPr>
      <w:r w:rsidRPr="7E5BAF75">
        <w:rPr>
          <w:rFonts w:ascii="Aptos" w:eastAsia="Aptos" w:hAnsi="Aptos" w:cs="Aptos"/>
          <w:color w:val="000000" w:themeColor="text1"/>
          <w:lang w:val="en-SG"/>
        </w:rPr>
        <w:t xml:space="preserve">Comparing </w:t>
      </w:r>
      <w:r w:rsidR="001B2A25">
        <w:rPr>
          <w:rFonts w:ascii="Aptos" w:eastAsia="Aptos" w:hAnsi="Aptos" w:cs="Aptos"/>
          <w:color w:val="000000" w:themeColor="text1"/>
          <w:lang w:val="en-SG"/>
        </w:rPr>
        <w:t xml:space="preserve">this </w:t>
      </w:r>
      <w:r w:rsidRPr="7E5BAF75">
        <w:rPr>
          <w:rFonts w:ascii="Aptos" w:eastAsia="Aptos" w:hAnsi="Aptos" w:cs="Aptos"/>
          <w:color w:val="000000" w:themeColor="text1"/>
          <w:lang w:val="en-SG"/>
        </w:rPr>
        <w:t>with median income in London, on the basis that a host earning this much could, in theory, treat this as their sole employment.</w:t>
      </w:r>
      <w:r w:rsidR="0BAA03B0" w:rsidRPr="7E5BAF75">
        <w:rPr>
          <w:rFonts w:ascii="Aptos" w:eastAsia="Aptos" w:hAnsi="Aptos" w:cs="Aptos"/>
          <w:color w:val="000000" w:themeColor="text1"/>
          <w:lang w:val="en-SG"/>
        </w:rPr>
        <w:t xml:space="preserve"> The London Data Store gives the median income for London as **£34,100</w:t>
      </w:r>
      <w:commentRangeStart w:id="113"/>
      <w:r w:rsidR="0BAA03B0" w:rsidRPr="7E5BAF75">
        <w:rPr>
          <w:rFonts w:ascii="Aptos" w:eastAsia="Aptos" w:hAnsi="Aptos" w:cs="Aptos"/>
          <w:color w:val="000000" w:themeColor="text1"/>
          <w:lang w:val="en-SG"/>
        </w:rPr>
        <w:t>**.</w:t>
      </w:r>
      <w:commentRangeEnd w:id="113"/>
      <w:r w:rsidRPr="7E5BAF75">
        <w:rPr>
          <w:rStyle w:val="CommentReference"/>
          <w:rFonts w:ascii="Aptos" w:eastAsia="Aptos" w:hAnsi="Aptos" w:cs="Aptos"/>
          <w:color w:val="000000" w:themeColor="text1"/>
          <w:sz w:val="24"/>
          <w:szCs w:val="24"/>
          <w:lang w:val="en-SG"/>
        </w:rPr>
        <w:commentReference w:id="113"/>
      </w:r>
      <w:r w:rsidR="0BAA03B0" w:rsidRPr="7E5BAF75">
        <w:rPr>
          <w:rFonts w:ascii="Aptos" w:eastAsia="Aptos" w:hAnsi="Aptos" w:cs="Aptos"/>
          <w:color w:val="000000" w:themeColor="text1"/>
          <w:lang w:val="en-SG"/>
        </w:rPr>
        <w:t xml:space="preserve"> </w:t>
      </w:r>
    </w:p>
    <w:p w14:paraId="757BBC15" w14:textId="3541082B" w:rsidR="39FCCEAD" w:rsidRDefault="39FCCEAD" w:rsidP="359A098C">
      <w:pPr>
        <w:pStyle w:val="ListParagraph"/>
        <w:numPr>
          <w:ilvl w:val="0"/>
          <w:numId w:val="15"/>
        </w:numPr>
        <w:rPr>
          <w:rFonts w:ascii="Aptos" w:eastAsia="Aptos" w:hAnsi="Aptos" w:cs="Aptos"/>
          <w:color w:val="A02B93" w:themeColor="accent5"/>
          <w:lang w:val="en-SG"/>
        </w:rPr>
      </w:pPr>
      <w:hyperlink r:id="rId15">
        <w:r w:rsidRPr="359A098C">
          <w:rPr>
            <w:rStyle w:val="Hyperlink"/>
            <w:rFonts w:ascii="Aptos" w:eastAsia="Aptos" w:hAnsi="Aptos" w:cs="Aptos"/>
            <w:color w:val="A02B93" w:themeColor="accent5"/>
            <w:lang w:val="en-SG"/>
          </w:rPr>
          <w:t>https://data.london.gov.uk/dataset/average-income-of-tax-payers-borough-2g1nq/</w:t>
        </w:r>
      </w:hyperlink>
    </w:p>
    <w:p w14:paraId="6A906F6A" w14:textId="6AE3F150" w:rsidR="39FCCEAD" w:rsidRDefault="39FCCEAD" w:rsidP="359A098C">
      <w:pPr>
        <w:pStyle w:val="ListParagraph"/>
        <w:numPr>
          <w:ilvl w:val="1"/>
          <w:numId w:val="15"/>
        </w:numPr>
        <w:rPr>
          <w:rFonts w:ascii="Aptos" w:eastAsia="Aptos" w:hAnsi="Aptos" w:cs="Aptos"/>
          <w:color w:val="A02B93" w:themeColor="accent5"/>
          <w:lang w:val="en-SG"/>
        </w:rPr>
      </w:pPr>
      <w:r w:rsidRPr="359A098C">
        <w:rPr>
          <w:rFonts w:ascii="Aptos" w:eastAsia="Aptos" w:hAnsi="Aptos" w:cs="Aptos"/>
          <w:color w:val="A02B93" w:themeColor="accent5"/>
          <w:lang w:val="en-SG"/>
        </w:rPr>
        <w:t>This is the data set I used. It's income of taxpayers in London. For 2022/2023 (most recent year) the mean income is</w:t>
      </w:r>
      <w:r w:rsidR="4582EF2D" w:rsidRPr="359A098C">
        <w:rPr>
          <w:rFonts w:ascii="Aptos" w:eastAsia="Aptos" w:hAnsi="Aptos" w:cs="Aptos"/>
          <w:color w:val="A02B93" w:themeColor="accent5"/>
          <w:lang w:val="en-SG"/>
        </w:rPr>
        <w:t xml:space="preserve"> 59,000 and the median is 34,100</w:t>
      </w:r>
    </w:p>
    <w:p w14:paraId="55B3526A" w14:textId="541E99B4" w:rsidR="3F202364" w:rsidRDefault="3F202364" w:rsidP="7E5BAF75">
      <w:pPr>
        <w:spacing w:before="240" w:after="240"/>
        <w:rPr>
          <w:rFonts w:ascii="Aptos" w:eastAsia="Aptos" w:hAnsi="Aptos" w:cs="Aptos"/>
          <w:lang w:val="en-SG"/>
        </w:rPr>
      </w:pPr>
      <w:r w:rsidRPr="7E5BAF75">
        <w:rPr>
          <w:rFonts w:ascii="Aptos" w:eastAsia="Aptos" w:hAnsi="Aptos" w:cs="Aptos"/>
          <w:lang w:val="en-SG"/>
        </w:rPr>
        <w:t>Based on estimated revenues</w:t>
      </w:r>
      <w:del w:id="114" w:author="Tee, Benjamin" w:date="2025-12-03T16:26:00Z" w16du:dateUtc="2025-12-03T16:26:00Z">
        <w:r w:rsidRPr="7E5BAF75" w:rsidDel="0044103C">
          <w:rPr>
            <w:rFonts w:ascii="Aptos" w:eastAsia="Aptos" w:hAnsi="Aptos" w:cs="Aptos"/>
            <w:lang w:val="en-SG"/>
          </w:rPr>
          <w:delText xml:space="preserve"> from</w:delText>
        </w:r>
        <w:r w:rsidR="3006494D" w:rsidRPr="7E5BAF75" w:rsidDel="0044103C">
          <w:rPr>
            <w:rFonts w:ascii="Aptos" w:eastAsia="Aptos" w:hAnsi="Aptos" w:cs="Aptos"/>
            <w:lang w:val="en-SG"/>
          </w:rPr>
          <w:delText xml:space="preserve"> the </w:delText>
        </w:r>
        <w:r w:rsidRPr="7E5BAF75" w:rsidDel="0044103C">
          <w:rPr>
            <w:rFonts w:ascii="Aptos" w:eastAsia="Aptos" w:hAnsi="Aptos" w:cs="Aptos"/>
            <w:lang w:val="en-SG"/>
          </w:rPr>
          <w:delText>data</w:delText>
        </w:r>
      </w:del>
      <w:r w:rsidRPr="7E5BAF75">
        <w:rPr>
          <w:rFonts w:ascii="Aptos" w:eastAsia="Aptos" w:hAnsi="Aptos" w:cs="Aptos"/>
          <w:lang w:val="en-SG"/>
        </w:rPr>
        <w:t>,</w:t>
      </w:r>
    </w:p>
    <w:p w14:paraId="065D41E4" w14:textId="53957634" w:rsidR="3F202364" w:rsidRDefault="3F202364" w:rsidP="557CB1E6">
      <w:pPr>
        <w:pStyle w:val="ListParagraph"/>
        <w:numPr>
          <w:ilvl w:val="0"/>
          <w:numId w:val="10"/>
        </w:numPr>
        <w:spacing w:before="240" w:after="240"/>
        <w:rPr>
          <w:rFonts w:ascii="Aptos" w:eastAsia="Aptos" w:hAnsi="Aptos" w:cs="Aptos"/>
          <w:lang w:val="en-SG"/>
        </w:rPr>
      </w:pPr>
      <w:r w:rsidRPr="557CB1E6">
        <w:rPr>
          <w:rFonts w:ascii="Aptos" w:eastAsia="Aptos" w:hAnsi="Aptos" w:cs="Aptos"/>
          <w:lang w:val="en-SG"/>
        </w:rPr>
        <w:t xml:space="preserve">The median single-listing host renting out their home for 'standard lets' (i.e. less than 90 days) earned </w:t>
      </w:r>
      <w:r w:rsidRPr="557CB1E6">
        <w:rPr>
          <w:rFonts w:ascii="Aptos" w:eastAsia="Aptos" w:hAnsi="Aptos" w:cs="Aptos"/>
          <w:b/>
          <w:bCs/>
          <w:lang w:val="en-SG"/>
        </w:rPr>
        <w:t>£4,858</w:t>
      </w:r>
      <w:r w:rsidRPr="557CB1E6">
        <w:rPr>
          <w:rFonts w:ascii="Aptos" w:eastAsia="Aptos" w:hAnsi="Aptos" w:cs="Aptos"/>
          <w:lang w:val="en-SG"/>
        </w:rPr>
        <w:t xml:space="preserve"> a year per property, while the median multi-listing host earned </w:t>
      </w:r>
      <w:r w:rsidRPr="557CB1E6">
        <w:rPr>
          <w:rFonts w:ascii="Aptos" w:eastAsia="Aptos" w:hAnsi="Aptos" w:cs="Aptos"/>
          <w:b/>
          <w:bCs/>
          <w:lang w:val="en-SG"/>
        </w:rPr>
        <w:t>£5,600</w:t>
      </w:r>
      <w:r w:rsidRPr="557CB1E6">
        <w:rPr>
          <w:rFonts w:ascii="Aptos" w:eastAsia="Aptos" w:hAnsi="Aptos" w:cs="Aptos"/>
          <w:lang w:val="en-SG"/>
        </w:rPr>
        <w:t>.</w:t>
      </w:r>
    </w:p>
    <w:p w14:paraId="0457DBB1" w14:textId="6D3B3C13" w:rsidR="3F202364" w:rsidRDefault="3F202364" w:rsidP="557CB1E6">
      <w:pPr>
        <w:pStyle w:val="ListParagraph"/>
        <w:numPr>
          <w:ilvl w:val="0"/>
          <w:numId w:val="10"/>
        </w:numPr>
        <w:spacing w:before="240" w:after="240"/>
        <w:rPr>
          <w:rFonts w:ascii="Aptos" w:eastAsia="Aptos" w:hAnsi="Aptos" w:cs="Aptos"/>
          <w:lang w:val="en-SG"/>
        </w:rPr>
      </w:pPr>
      <w:r w:rsidRPr="557CB1E6">
        <w:rPr>
          <w:rFonts w:ascii="Aptos" w:eastAsia="Aptos" w:hAnsi="Aptos" w:cs="Aptos"/>
          <w:lang w:val="en-SG"/>
        </w:rPr>
        <w:t>This rises much further when we look at 'frequent lets' (i.e. 90 days or more). The median single-listing host earned</w:t>
      </w:r>
      <w:r w:rsidR="7E36AD58" w:rsidRPr="557CB1E6">
        <w:rPr>
          <w:rFonts w:ascii="Aptos" w:eastAsia="Aptos" w:hAnsi="Aptos" w:cs="Aptos"/>
          <w:lang w:val="en-SG"/>
        </w:rPr>
        <w:t xml:space="preserve"> </w:t>
      </w:r>
      <w:r w:rsidR="7E36AD58" w:rsidRPr="557CB1E6">
        <w:rPr>
          <w:rFonts w:ascii="Aptos" w:eastAsia="Aptos" w:hAnsi="Aptos" w:cs="Aptos"/>
          <w:b/>
          <w:bCs/>
          <w:lang w:val="en-SG"/>
        </w:rPr>
        <w:t>£5,600</w:t>
      </w:r>
      <w:r w:rsidR="7E36AD58" w:rsidRPr="557CB1E6">
        <w:rPr>
          <w:rFonts w:ascii="Aptos" w:eastAsia="Aptos" w:hAnsi="Aptos" w:cs="Aptos"/>
          <w:lang w:val="en-SG"/>
        </w:rPr>
        <w:t xml:space="preserve"> </w:t>
      </w:r>
      <w:r w:rsidRPr="557CB1E6">
        <w:rPr>
          <w:rFonts w:ascii="Aptos" w:eastAsia="Aptos" w:hAnsi="Aptos" w:cs="Aptos"/>
          <w:lang w:val="en-SG"/>
        </w:rPr>
        <w:t xml:space="preserve">a year per property, while multi-listing hosts earned </w:t>
      </w:r>
      <w:r w:rsidR="689FF3B3" w:rsidRPr="557CB1E6">
        <w:rPr>
          <w:rFonts w:ascii="Aptos" w:eastAsia="Aptos" w:hAnsi="Aptos" w:cs="Aptos"/>
          <w:b/>
          <w:bCs/>
          <w:lang w:val="en-SG"/>
        </w:rPr>
        <w:t>£30,300</w:t>
      </w:r>
      <w:r w:rsidRPr="557CB1E6">
        <w:rPr>
          <w:rFonts w:ascii="Aptos" w:eastAsia="Aptos" w:hAnsi="Aptos" w:cs="Aptos"/>
          <w:lang w:val="en-SG"/>
        </w:rPr>
        <w:t>.</w:t>
      </w:r>
    </w:p>
    <w:p w14:paraId="68E98B81" w14:textId="074375A1" w:rsidR="3F202364" w:rsidRDefault="3F202364" w:rsidP="557CB1E6">
      <w:pPr>
        <w:spacing w:before="240" w:after="240"/>
        <w:rPr>
          <w:rFonts w:ascii="Aptos" w:eastAsia="Aptos" w:hAnsi="Aptos" w:cs="Aptos"/>
          <w:lang w:val="en-SG"/>
        </w:rPr>
      </w:pPr>
      <w:r w:rsidRPr="557CB1E6">
        <w:rPr>
          <w:rFonts w:ascii="Aptos" w:eastAsia="Aptos" w:hAnsi="Aptos" w:cs="Aptos"/>
          <w:lang w:val="en-SG"/>
        </w:rPr>
        <w:t>Using the more conservative income from single-listing hosts on standard lets</w:t>
      </w:r>
      <w:r w:rsidR="78952DE5" w:rsidRPr="557CB1E6">
        <w:rPr>
          <w:rFonts w:ascii="Aptos" w:eastAsia="Aptos" w:hAnsi="Aptos" w:cs="Aptos"/>
          <w:lang w:val="en-SG"/>
        </w:rPr>
        <w:t xml:space="preserve"> (£4,858)</w:t>
      </w:r>
      <w:r w:rsidRPr="557CB1E6">
        <w:rPr>
          <w:rFonts w:ascii="Aptos" w:eastAsia="Aptos" w:hAnsi="Aptos" w:cs="Aptos"/>
          <w:lang w:val="en-SG"/>
        </w:rPr>
        <w:t xml:space="preserve">, </w:t>
      </w:r>
      <w:r w:rsidR="506F9539" w:rsidRPr="557CB1E6">
        <w:rPr>
          <w:rFonts w:ascii="Aptos" w:eastAsia="Aptos" w:hAnsi="Aptos" w:cs="Aptos"/>
          <w:lang w:val="en-SG"/>
        </w:rPr>
        <w:t xml:space="preserve">owning </w:t>
      </w:r>
      <w:r w:rsidRPr="000853ED">
        <w:rPr>
          <w:rFonts w:ascii="Aptos" w:eastAsia="Aptos" w:hAnsi="Aptos" w:cs="Aptos"/>
          <w:b/>
          <w:bCs/>
          <w:lang w:val="en-SG"/>
        </w:rPr>
        <w:t>seven properties</w:t>
      </w:r>
      <w:r w:rsidRPr="557CB1E6">
        <w:rPr>
          <w:rFonts w:ascii="Aptos" w:eastAsia="Aptos" w:hAnsi="Aptos" w:cs="Aptos"/>
          <w:lang w:val="en-SG"/>
        </w:rPr>
        <w:t xml:space="preserve"> becomes the threshold to make more than the London median income. </w:t>
      </w:r>
    </w:p>
    <w:p w14:paraId="2D4F8C15" w14:textId="5025FF33" w:rsidR="6225279F" w:rsidRDefault="6225279F" w:rsidP="557CB1E6">
      <w:pPr>
        <w:spacing w:before="240" w:after="240"/>
        <w:rPr>
          <w:rFonts w:ascii="Aptos" w:eastAsia="Aptos" w:hAnsi="Aptos" w:cs="Aptos"/>
          <w:lang w:val="en-SG"/>
        </w:rPr>
      </w:pPr>
      <w:r w:rsidRPr="557CB1E6">
        <w:rPr>
          <w:rFonts w:ascii="Aptos" w:eastAsia="Aptos" w:hAnsi="Aptos" w:cs="Aptos"/>
          <w:lang w:val="en-SG"/>
        </w:rPr>
        <w:t xml:space="preserve">However, </w:t>
      </w:r>
      <w:ins w:id="115" w:author="Tee, Benjamin" w:date="2025-12-03T17:56:00Z" w16du:dateUtc="2025-12-03T17:56:00Z">
        <w:r w:rsidR="000853ED">
          <w:rPr>
            <w:rFonts w:ascii="Aptos" w:eastAsia="Aptos" w:hAnsi="Aptos" w:cs="Aptos"/>
            <w:lang w:val="en-SG"/>
          </w:rPr>
          <w:t>with frequent lets</w:t>
        </w:r>
      </w:ins>
      <w:r w:rsidR="000853ED">
        <w:rPr>
          <w:rFonts w:ascii="Aptos" w:eastAsia="Aptos" w:hAnsi="Aptos" w:cs="Aptos"/>
          <w:b/>
          <w:bCs/>
          <w:lang w:val="en-SG"/>
        </w:rPr>
        <w:t xml:space="preserve">, </w:t>
      </w:r>
      <w:r w:rsidR="3F202364" w:rsidRPr="000853ED">
        <w:rPr>
          <w:rFonts w:ascii="Aptos" w:eastAsia="Aptos" w:hAnsi="Aptos" w:cs="Aptos"/>
          <w:b/>
          <w:bCs/>
          <w:lang w:val="en-SG"/>
        </w:rPr>
        <w:t>owning two properties</w:t>
      </w:r>
      <w:r w:rsidR="3F202364" w:rsidRPr="557CB1E6">
        <w:rPr>
          <w:rFonts w:ascii="Aptos" w:eastAsia="Aptos" w:hAnsi="Aptos" w:cs="Aptos"/>
          <w:lang w:val="en-SG"/>
        </w:rPr>
        <w:t xml:space="preserve"> is sufficient to make close to double the median income of London </w:t>
      </w:r>
      <w:del w:id="116" w:author="Tee, Benjamin" w:date="2025-12-03T17:56:00Z" w16du:dateUtc="2025-12-03T17:56:00Z">
        <w:r w:rsidR="3F202364" w:rsidRPr="557CB1E6" w:rsidDel="00392E7C">
          <w:rPr>
            <w:rFonts w:ascii="Aptos" w:eastAsia="Aptos" w:hAnsi="Aptos" w:cs="Aptos"/>
            <w:lang w:val="en-SG"/>
          </w:rPr>
          <w:delText xml:space="preserve">when letting for 90 days </w:delText>
        </w:r>
        <w:r w:rsidR="692587D8" w:rsidRPr="557CB1E6" w:rsidDel="00392E7C">
          <w:rPr>
            <w:rFonts w:ascii="Aptos" w:eastAsia="Aptos" w:hAnsi="Aptos" w:cs="Aptos"/>
            <w:lang w:val="en-SG"/>
          </w:rPr>
          <w:delText xml:space="preserve">in a year, </w:delText>
        </w:r>
        <w:r w:rsidR="3F202364" w:rsidRPr="557CB1E6" w:rsidDel="00392E7C">
          <w:rPr>
            <w:rFonts w:ascii="Aptos" w:eastAsia="Aptos" w:hAnsi="Aptos" w:cs="Aptos"/>
            <w:lang w:val="en-SG"/>
          </w:rPr>
          <w:delText>or more</w:delText>
        </w:r>
      </w:del>
      <w:r w:rsidR="3F202364" w:rsidRPr="557CB1E6">
        <w:rPr>
          <w:rFonts w:ascii="Aptos" w:eastAsia="Aptos" w:hAnsi="Aptos" w:cs="Aptos"/>
          <w:lang w:val="en-SG"/>
        </w:rPr>
        <w:t xml:space="preserve">. </w:t>
      </w:r>
    </w:p>
    <w:p w14:paraId="0303D550" w14:textId="4BA664F1" w:rsidR="7F7D41B7" w:rsidRDefault="7F7D41B7" w:rsidP="7E5BAF75">
      <w:pPr>
        <w:rPr>
          <w:rFonts w:ascii="Aptos" w:eastAsia="Aptos" w:hAnsi="Aptos" w:cs="Aptos"/>
          <w:color w:val="000000" w:themeColor="text1"/>
          <w:lang w:val="en-SG"/>
        </w:rPr>
      </w:pPr>
      <w:r w:rsidRPr="7E5BAF75">
        <w:rPr>
          <w:rFonts w:ascii="Aptos" w:eastAsia="Aptos" w:hAnsi="Aptos" w:cs="Aptos"/>
          <w:lang w:val="en-SG"/>
        </w:rPr>
        <w:t>Therefore, o</w:t>
      </w:r>
      <w:r w:rsidR="3F202364" w:rsidRPr="7E5BAF75">
        <w:rPr>
          <w:rFonts w:ascii="Aptos" w:eastAsia="Aptos" w:hAnsi="Aptos" w:cs="Aptos"/>
          <w:lang w:val="en-SG"/>
        </w:rPr>
        <w:t xml:space="preserve">wning </w:t>
      </w:r>
      <w:r w:rsidR="3F202364" w:rsidRPr="000853ED">
        <w:rPr>
          <w:rFonts w:ascii="Aptos" w:eastAsia="Aptos" w:hAnsi="Aptos" w:cs="Aptos"/>
          <w:b/>
          <w:bCs/>
          <w:lang w:val="en-SG"/>
        </w:rPr>
        <w:t>between 2 and 7 listings</w:t>
      </w:r>
      <w:r w:rsidR="3F202364" w:rsidRPr="7E5BAF75">
        <w:rPr>
          <w:rFonts w:ascii="Aptos" w:eastAsia="Aptos" w:hAnsi="Aptos" w:cs="Aptos"/>
          <w:lang w:val="en-SG"/>
        </w:rPr>
        <w:t xml:space="preserve"> is sufficient to make Airbnb a source of primary income. </w:t>
      </w:r>
      <w:r w:rsidR="2FB1307D" w:rsidRPr="7E5BAF75">
        <w:rPr>
          <w:rFonts w:ascii="Aptos" w:eastAsia="Aptos" w:hAnsi="Aptos" w:cs="Aptos"/>
          <w:lang w:val="en-SG"/>
        </w:rPr>
        <w:t xml:space="preserve">Indeed, with a sufficiently high </w:t>
      </w:r>
      <w:del w:id="117" w:author="Tee, Benjamin" w:date="2025-12-03T17:56:00Z" w16du:dateUtc="2025-12-03T17:56:00Z">
        <w:r w:rsidR="2FB1307D" w:rsidRPr="7E5BAF75" w:rsidDel="000E6E2E">
          <w:rPr>
            <w:rFonts w:ascii="Aptos" w:eastAsia="Aptos" w:hAnsi="Aptos" w:cs="Aptos"/>
            <w:lang w:val="en-SG"/>
          </w:rPr>
          <w:delText>rate of letting</w:delText>
        </w:r>
      </w:del>
      <w:ins w:id="118" w:author="Tee, Benjamin" w:date="2025-12-03T17:56:00Z" w16du:dateUtc="2025-12-03T17:56:00Z">
        <w:r w:rsidR="000E6E2E">
          <w:rPr>
            <w:rFonts w:ascii="Aptos" w:eastAsia="Aptos" w:hAnsi="Aptos" w:cs="Aptos"/>
            <w:lang w:val="en-SG"/>
          </w:rPr>
          <w:t>occupancy</w:t>
        </w:r>
      </w:ins>
      <w:r w:rsidR="2FB1307D" w:rsidRPr="7E5BAF75">
        <w:rPr>
          <w:rFonts w:ascii="Aptos" w:eastAsia="Aptos" w:hAnsi="Aptos" w:cs="Aptos"/>
          <w:lang w:val="en-SG"/>
        </w:rPr>
        <w:t xml:space="preserve">, </w:t>
      </w:r>
      <w:r w:rsidR="3F202364" w:rsidRPr="7E5BAF75">
        <w:rPr>
          <w:rFonts w:ascii="Aptos" w:eastAsia="Aptos" w:hAnsi="Aptos" w:cs="Aptos"/>
          <w:lang w:val="en-SG"/>
        </w:rPr>
        <w:t>just 2 properties can generate nearly double the median income of London</w:t>
      </w:r>
      <w:r w:rsidR="08C1A2FE" w:rsidRPr="7E5BAF75">
        <w:rPr>
          <w:rFonts w:ascii="Aptos" w:eastAsia="Aptos" w:hAnsi="Aptos" w:cs="Aptos"/>
          <w:lang w:val="en-SG"/>
        </w:rPr>
        <w:t xml:space="preserve">. </w:t>
      </w:r>
    </w:p>
    <w:p w14:paraId="27BA52C8" w14:textId="3C638274" w:rsidR="7F7D41B7" w:rsidRDefault="08C1A2FE" w:rsidP="7E5BAF75">
      <w:pPr>
        <w:rPr>
          <w:rFonts w:ascii="Aptos" w:eastAsia="Aptos" w:hAnsi="Aptos" w:cs="Aptos"/>
          <w:color w:val="000000" w:themeColor="text1"/>
          <w:lang w:val="en-SG"/>
        </w:rPr>
      </w:pPr>
      <w:r w:rsidRPr="7E5BAF75">
        <w:rPr>
          <w:rFonts w:ascii="Aptos" w:eastAsia="Aptos" w:hAnsi="Aptos" w:cs="Aptos"/>
          <w:lang w:val="en-SG"/>
        </w:rPr>
        <w:t xml:space="preserve">This </w:t>
      </w:r>
      <w:r w:rsidR="3F202364" w:rsidRPr="7E5BAF75">
        <w:rPr>
          <w:rFonts w:ascii="Aptos" w:eastAsia="Aptos" w:hAnsi="Aptos" w:cs="Aptos"/>
          <w:lang w:val="en-SG"/>
        </w:rPr>
        <w:t>suggests that a professional landlord and multi-listing host (when considering entire homes and apartments) are synonymous</w:t>
      </w:r>
      <w:r w:rsidR="7E187965" w:rsidRPr="7E5BAF75">
        <w:rPr>
          <w:rFonts w:ascii="Aptos" w:eastAsia="Aptos" w:hAnsi="Aptos" w:cs="Aptos"/>
          <w:lang w:val="en-SG"/>
        </w:rPr>
        <w:t xml:space="preserve"> and that categorising any host owning 2 or more entire properties as a “professional” landlord is </w:t>
      </w:r>
      <w:del w:id="119" w:author="Tee, Benjamin" w:date="2025-12-03T17:56:00Z" w16du:dateUtc="2025-12-03T17:56:00Z">
        <w:r w:rsidR="7E187965" w:rsidRPr="7E5BAF75" w:rsidDel="000E6E2E">
          <w:rPr>
            <w:rFonts w:ascii="Aptos" w:eastAsia="Aptos" w:hAnsi="Aptos" w:cs="Aptos"/>
            <w:lang w:val="en-SG"/>
          </w:rPr>
          <w:delText xml:space="preserve">a </w:delText>
        </w:r>
      </w:del>
      <w:r w:rsidR="7E187965" w:rsidRPr="7E5BAF75">
        <w:rPr>
          <w:rFonts w:ascii="Aptos" w:eastAsia="Aptos" w:hAnsi="Aptos" w:cs="Aptos"/>
          <w:lang w:val="en-SG"/>
        </w:rPr>
        <w:t>defensible</w:t>
      </w:r>
      <w:del w:id="120" w:author="Tee, Benjamin" w:date="2025-12-03T17:56:00Z" w16du:dateUtc="2025-12-03T17:56:00Z">
        <w:r w:rsidR="7E187965" w:rsidRPr="7E5BAF75" w:rsidDel="000E6E2E">
          <w:rPr>
            <w:rFonts w:ascii="Aptos" w:eastAsia="Aptos" w:hAnsi="Aptos" w:cs="Aptos"/>
            <w:lang w:val="en-SG"/>
          </w:rPr>
          <w:delText xml:space="preserve"> position</w:delText>
        </w:r>
      </w:del>
      <w:r w:rsidR="3F202364" w:rsidRPr="7E5BAF75">
        <w:rPr>
          <w:rFonts w:ascii="Aptos" w:eastAsia="Aptos" w:hAnsi="Aptos" w:cs="Aptos"/>
          <w:lang w:val="en-SG"/>
        </w:rPr>
        <w:t>.</w:t>
      </w:r>
      <w:r w:rsidR="6DBDE82A" w:rsidRPr="7E5BAF75">
        <w:rPr>
          <w:rFonts w:ascii="Aptos" w:eastAsia="Aptos" w:hAnsi="Aptos" w:cs="Aptos"/>
          <w:color w:val="000000" w:themeColor="text1"/>
          <w:lang w:val="en-SG"/>
        </w:rPr>
        <w:t xml:space="preserve"> (</w:t>
      </w:r>
      <w:r w:rsidR="058B29D7" w:rsidRPr="7E5BAF75">
        <w:rPr>
          <w:rFonts w:ascii="Aptos" w:eastAsia="Aptos" w:hAnsi="Aptos" w:cs="Aptos"/>
          <w:color w:val="000000" w:themeColor="text1"/>
          <w:lang w:val="en-SG"/>
        </w:rPr>
        <w:t xml:space="preserve">Note </w:t>
      </w:r>
      <w:r w:rsidR="6DBDE82A" w:rsidRPr="7E5BAF75">
        <w:rPr>
          <w:rFonts w:ascii="Aptos" w:eastAsia="Aptos" w:hAnsi="Aptos" w:cs="Aptos"/>
          <w:color w:val="000000" w:themeColor="text1"/>
          <w:lang w:val="en-SG"/>
        </w:rPr>
        <w:t>that the aide at the centre of the current controversy would be classed as a professional landlord under this analysis</w:t>
      </w:r>
      <w:r w:rsidR="5AD71A57" w:rsidRPr="7E5BAF75">
        <w:rPr>
          <w:rFonts w:ascii="Aptos" w:eastAsia="Aptos" w:hAnsi="Aptos" w:cs="Aptos"/>
          <w:color w:val="000000" w:themeColor="text1"/>
          <w:lang w:val="en-SG"/>
        </w:rPr>
        <w:t>.</w:t>
      </w:r>
      <w:r w:rsidR="6DBDE82A" w:rsidRPr="7E5BAF75">
        <w:rPr>
          <w:rFonts w:ascii="Aptos" w:eastAsia="Aptos" w:hAnsi="Aptos" w:cs="Aptos"/>
          <w:color w:val="000000" w:themeColor="text1"/>
          <w:lang w:val="en-SG"/>
        </w:rPr>
        <w:t>)</w:t>
      </w:r>
    </w:p>
    <w:p w14:paraId="41CC9B79" w14:textId="560FC544" w:rsidR="42ECF822" w:rsidRDefault="42ECF822" w:rsidP="7E5BAF75">
      <w:pPr>
        <w:rPr>
          <w:rFonts w:ascii="Aptos" w:eastAsia="Aptos" w:hAnsi="Aptos" w:cs="Aptos"/>
          <w:i/>
          <w:iCs/>
          <w:color w:val="000000" w:themeColor="text1"/>
          <w:lang w:val="en-SG"/>
        </w:rPr>
      </w:pPr>
      <w:r w:rsidRPr="7E5BAF75">
        <w:rPr>
          <w:rFonts w:ascii="Aptos" w:eastAsia="Aptos" w:hAnsi="Aptos" w:cs="Aptos"/>
          <w:color w:val="000000" w:themeColor="text1"/>
          <w:lang w:val="en-SG"/>
        </w:rPr>
        <w:t>Investigating further the profiles of the various categories of hosts reveals that</w:t>
      </w:r>
      <w:r w:rsidR="5931CE2A" w:rsidRPr="7E5BAF75">
        <w:rPr>
          <w:rFonts w:ascii="Aptos" w:eastAsia="Aptos" w:hAnsi="Aptos" w:cs="Aptos"/>
          <w:color w:val="000000" w:themeColor="text1"/>
          <w:lang w:val="en-SG"/>
        </w:rPr>
        <w:t>:</w:t>
      </w:r>
    </w:p>
    <w:p w14:paraId="42EA6FAA" w14:textId="3951E5EC" w:rsidR="5931CE2A" w:rsidRDefault="5931CE2A" w:rsidP="7E5BAF75">
      <w:pPr>
        <w:pStyle w:val="ListParagraph"/>
        <w:numPr>
          <w:ilvl w:val="0"/>
          <w:numId w:val="9"/>
        </w:numPr>
        <w:rPr>
          <w:rFonts w:ascii="Aptos" w:eastAsia="Aptos" w:hAnsi="Aptos" w:cs="Aptos"/>
          <w:i/>
          <w:iCs/>
          <w:color w:val="000000" w:themeColor="text1"/>
          <w:highlight w:val="yellow"/>
          <w:lang w:val="en-SG"/>
        </w:rPr>
      </w:pPr>
      <w:r w:rsidRPr="7E5BAF75">
        <w:rPr>
          <w:rFonts w:ascii="Aptos" w:eastAsia="Aptos" w:hAnsi="Aptos" w:cs="Aptos"/>
          <w:color w:val="000000" w:themeColor="text1"/>
          <w:lang w:val="en-SG"/>
        </w:rPr>
        <w:t>W</w:t>
      </w:r>
      <w:r w:rsidR="42ECF822" w:rsidRPr="7E5BAF75">
        <w:rPr>
          <w:rFonts w:ascii="Aptos" w:eastAsia="Aptos" w:hAnsi="Aptos" w:cs="Aptos"/>
          <w:color w:val="000000" w:themeColor="text1"/>
          <w:lang w:val="en-SG"/>
        </w:rPr>
        <w:t xml:space="preserve">hile </w:t>
      </w:r>
      <w:r w:rsidR="36934A14" w:rsidRPr="7E5BAF75">
        <w:rPr>
          <w:rFonts w:ascii="Aptos" w:eastAsia="Aptos" w:hAnsi="Aptos" w:cs="Aptos"/>
          <w:color w:val="000000" w:themeColor="text1"/>
          <w:lang w:val="en-SG"/>
        </w:rPr>
        <w:t xml:space="preserve">it appears that </w:t>
      </w:r>
      <w:r w:rsidR="42ECF822" w:rsidRPr="7E5BAF75">
        <w:rPr>
          <w:rFonts w:ascii="Aptos" w:eastAsia="Aptos" w:hAnsi="Aptos" w:cs="Aptos"/>
          <w:color w:val="000000" w:themeColor="text1"/>
          <w:lang w:val="en-SG"/>
        </w:rPr>
        <w:t xml:space="preserve">the </w:t>
      </w:r>
      <w:r w:rsidR="75A8D29F" w:rsidRPr="7E5BAF75">
        <w:rPr>
          <w:rFonts w:ascii="Aptos" w:eastAsia="Aptos" w:hAnsi="Aptos" w:cs="Aptos"/>
          <w:color w:val="000000" w:themeColor="text1"/>
          <w:lang w:val="en-SG"/>
        </w:rPr>
        <w:t xml:space="preserve">large </w:t>
      </w:r>
      <w:r w:rsidR="42ECF822" w:rsidRPr="7E5BAF75">
        <w:rPr>
          <w:rFonts w:ascii="Aptos" w:eastAsia="Aptos" w:hAnsi="Aptos" w:cs="Aptos"/>
          <w:color w:val="000000" w:themeColor="text1"/>
          <w:lang w:val="en-SG"/>
        </w:rPr>
        <w:t xml:space="preserve">majority of </w:t>
      </w:r>
      <w:r w:rsidR="542D7DE4" w:rsidRPr="7E5BAF75">
        <w:rPr>
          <w:rFonts w:ascii="Aptos" w:eastAsia="Aptos" w:hAnsi="Aptos" w:cs="Aptos"/>
          <w:color w:val="000000" w:themeColor="text1"/>
          <w:lang w:val="en-SG"/>
        </w:rPr>
        <w:t xml:space="preserve">both single- and multi-listing hosts </w:t>
      </w:r>
      <w:r w:rsidR="42ECF822" w:rsidRPr="7E5BAF75">
        <w:rPr>
          <w:rFonts w:ascii="Aptos" w:eastAsia="Aptos" w:hAnsi="Aptos" w:cs="Aptos"/>
          <w:color w:val="000000" w:themeColor="text1"/>
          <w:lang w:val="en-SG"/>
        </w:rPr>
        <w:t>are UK-based</w:t>
      </w:r>
      <w:r w:rsidR="2F759F76" w:rsidRPr="7E5BAF75">
        <w:rPr>
          <w:rFonts w:ascii="Aptos" w:eastAsia="Aptos" w:hAnsi="Aptos" w:cs="Aptos"/>
          <w:color w:val="000000" w:themeColor="text1"/>
          <w:lang w:val="en-SG"/>
        </w:rPr>
        <w:t>, at least one of the hosts that owns over 100 properties is a company based abroad (Dubai)</w:t>
      </w:r>
      <w:r w:rsidR="17FF54B6" w:rsidRPr="7E5BAF75">
        <w:rPr>
          <w:rFonts w:ascii="Aptos" w:eastAsia="Aptos" w:hAnsi="Aptos" w:cs="Aptos"/>
          <w:color w:val="000000" w:themeColor="text1"/>
          <w:lang w:val="en-SG"/>
        </w:rPr>
        <w:t>,</w:t>
      </w:r>
      <w:r w:rsidR="2F759F76" w:rsidRPr="7E5BAF75">
        <w:rPr>
          <w:rFonts w:ascii="Aptos" w:eastAsia="Aptos" w:hAnsi="Aptos" w:cs="Aptos"/>
          <w:color w:val="000000" w:themeColor="text1"/>
          <w:lang w:val="en-SG"/>
        </w:rPr>
        <w:t xml:space="preserve"> and three others have names suggesting that they are companies</w:t>
      </w:r>
      <w:del w:id="121" w:author="Tee, Benjamin" w:date="2025-12-08T08:50:00Z" w16du:dateUtc="2025-12-08T08:50:00Z">
        <w:r w:rsidR="2F759F76" w:rsidRPr="7E5BAF75" w:rsidDel="00670915">
          <w:rPr>
            <w:rFonts w:ascii="Aptos" w:eastAsia="Aptos" w:hAnsi="Aptos" w:cs="Aptos"/>
            <w:color w:val="000000" w:themeColor="text1"/>
            <w:lang w:val="en-SG"/>
          </w:rPr>
          <w:delText>.</w:delText>
        </w:r>
        <w:r w:rsidR="2FFEAE4A" w:rsidRPr="7E5BAF75" w:rsidDel="00670915">
          <w:rPr>
            <w:rFonts w:ascii="Aptos" w:eastAsia="Aptos" w:hAnsi="Aptos" w:cs="Aptos"/>
            <w:color w:val="000000" w:themeColor="text1"/>
            <w:lang w:val="en-SG"/>
          </w:rPr>
          <w:delText xml:space="preserve"> </w:delText>
        </w:r>
        <w:r w:rsidR="2FFEAE4A" w:rsidRPr="7E5BAF75" w:rsidDel="00670915">
          <w:rPr>
            <w:rFonts w:ascii="Aptos" w:eastAsia="Aptos" w:hAnsi="Aptos" w:cs="Aptos"/>
            <w:i/>
            <w:iCs/>
            <w:color w:val="000000" w:themeColor="text1"/>
            <w:highlight w:val="yellow"/>
            <w:lang w:val="en-SG"/>
          </w:rPr>
          <w:delText>[Link here to considerations about council tax and business rates – not copied over for now as CY is looking further into this?]</w:delText>
        </w:r>
      </w:del>
    </w:p>
    <w:p w14:paraId="0A373C2B" w14:textId="4C01BFE0" w:rsidR="770C8505" w:rsidRDefault="770C8505" w:rsidP="770C8505">
      <w:pPr>
        <w:pStyle w:val="ListParagraph"/>
        <w:spacing w:before="240" w:after="240"/>
        <w:rPr>
          <w:rFonts w:ascii="Aptos" w:eastAsia="Aptos" w:hAnsi="Aptos" w:cs="Aptos"/>
          <w:highlight w:val="yellow"/>
          <w:lang w:val="en-SG"/>
        </w:rPr>
      </w:pPr>
      <w:r>
        <w:br/>
      </w:r>
      <w:r w:rsidR="10751245" w:rsidRPr="770C8505">
        <w:rPr>
          <w:rFonts w:ascii="Aptos" w:eastAsia="Aptos" w:hAnsi="Aptos" w:cs="Aptos"/>
          <w:highlight w:val="yellow"/>
          <w:lang w:val="en-SG"/>
        </w:rPr>
        <w:t xml:space="preserve">The opposition's proposal to increase Council Tax must be critically examined against the backdrop of existing </w:t>
      </w:r>
      <w:del w:id="122" w:author="Tee, Benjamin" w:date="2025-12-08T08:53:00Z" w16du:dateUtc="2025-12-08T08:53:00Z">
        <w:r w:rsidR="10751245" w:rsidRPr="770C8505" w:rsidDel="00202D26">
          <w:rPr>
            <w:rFonts w:ascii="Aptos" w:eastAsia="Aptos" w:hAnsi="Aptos" w:cs="Aptos"/>
            <w:highlight w:val="yellow"/>
            <w:lang w:val="en-SG"/>
          </w:rPr>
          <w:delText>United Kingdom</w:delText>
        </w:r>
      </w:del>
      <w:ins w:id="123" w:author="Tee, Benjamin" w:date="2025-12-08T08:53:00Z" w16du:dateUtc="2025-12-08T08:53:00Z">
        <w:r w:rsidR="00202D26">
          <w:rPr>
            <w:rFonts w:ascii="Aptos" w:eastAsia="Aptos" w:hAnsi="Aptos" w:cs="Aptos"/>
            <w:highlight w:val="yellow"/>
            <w:lang w:val="en-SG"/>
          </w:rPr>
          <w:t>UK</w:t>
        </w:r>
      </w:ins>
      <w:r w:rsidR="10751245" w:rsidRPr="770C8505">
        <w:rPr>
          <w:rFonts w:ascii="Aptos" w:eastAsia="Aptos" w:hAnsi="Aptos" w:cs="Aptos"/>
          <w:highlight w:val="yellow"/>
          <w:lang w:val="en-SG"/>
        </w:rPr>
        <w:t xml:space="preserve"> fiscal and planning legislation. Fundamentally, a Council Tax increase is a poorly targeted measure because it applies to a property's domestic classification, which is based on an outdated 1991 property valuation. This mechanism is not designed to assess current commercial use or income, creating a systemic flaw </w:t>
      </w:r>
      <w:del w:id="124" w:author="Tee, Benjamin" w:date="2025-12-08T08:54:00Z" w16du:dateUtc="2025-12-08T08:54:00Z">
        <w:r w:rsidR="10751245" w:rsidRPr="770C8505" w:rsidDel="00202D26">
          <w:rPr>
            <w:rFonts w:ascii="Aptos" w:eastAsia="Aptos" w:hAnsi="Aptos" w:cs="Aptos"/>
            <w:highlight w:val="yellow"/>
            <w:lang w:val="en-SG"/>
          </w:rPr>
          <w:delText>in using it</w:delText>
        </w:r>
      </w:del>
      <w:ins w:id="125" w:author="Tee, Benjamin" w:date="2025-12-08T08:54:00Z" w16du:dateUtc="2025-12-08T08:54:00Z">
        <w:r w:rsidR="00202D26">
          <w:rPr>
            <w:rFonts w:ascii="Aptos" w:eastAsia="Aptos" w:hAnsi="Aptos" w:cs="Aptos"/>
            <w:highlight w:val="yellow"/>
            <w:lang w:val="en-SG"/>
          </w:rPr>
          <w:t>when used</w:t>
        </w:r>
      </w:ins>
      <w:r w:rsidR="10751245" w:rsidRPr="770C8505">
        <w:rPr>
          <w:rFonts w:ascii="Aptos" w:eastAsia="Aptos" w:hAnsi="Aptos" w:cs="Aptos"/>
          <w:highlight w:val="yellow"/>
          <w:lang w:val="en-SG"/>
        </w:rPr>
        <w:t xml:space="preserve"> for targeted market intervention.</w:t>
      </w:r>
      <w:r>
        <w:br/>
      </w:r>
      <w:r>
        <w:br/>
      </w:r>
      <w:r w:rsidR="10751245" w:rsidRPr="770C8505">
        <w:rPr>
          <w:rFonts w:ascii="Aptos" w:eastAsia="Aptos" w:hAnsi="Aptos" w:cs="Aptos"/>
          <w:highlight w:val="yellow"/>
          <w:lang w:val="en-SG"/>
        </w:rPr>
        <w:t xml:space="preserve">A more precise fiscal mechanism is Business Rates, which are triggered when a property is used for commercial purposes. For short-term lets, the threshold for mandatory registration and liability for Business Rates is </w:t>
      </w:r>
      <w:del w:id="126" w:author="Tee, Benjamin" w:date="2025-12-08T08:54:00Z" w16du:dateUtc="2025-12-08T08:54:00Z">
        <w:r w:rsidR="10751245" w:rsidRPr="770C8505" w:rsidDel="00DE0818">
          <w:rPr>
            <w:rFonts w:ascii="Aptos" w:eastAsia="Aptos" w:hAnsi="Aptos" w:cs="Aptos"/>
            <w:highlight w:val="yellow"/>
            <w:lang w:val="en-SG"/>
          </w:rPr>
          <w:delText xml:space="preserve">typically </w:delText>
        </w:r>
      </w:del>
      <w:r w:rsidR="10751245" w:rsidRPr="770C8505">
        <w:rPr>
          <w:rFonts w:ascii="Aptos" w:eastAsia="Aptos" w:hAnsi="Aptos" w:cs="Aptos"/>
          <w:highlight w:val="yellow"/>
          <w:lang w:val="en-SG"/>
        </w:rPr>
        <w:t>140 days of availability per year. This creates a critical regulatory tension: the 90</w:t>
      </w:r>
      <w:ins w:id="127" w:author="Tee, Benjamin" w:date="2025-12-08T08:54:00Z" w16du:dateUtc="2025-12-08T08:54:00Z">
        <w:r w:rsidR="00DE0818">
          <w:rPr>
            <w:rFonts w:ascii="Aptos" w:eastAsia="Aptos" w:hAnsi="Aptos" w:cs="Aptos"/>
            <w:highlight w:val="yellow"/>
            <w:lang w:val="en-SG"/>
          </w:rPr>
          <w:t>-</w:t>
        </w:r>
      </w:ins>
      <w:del w:id="128" w:author="Tee, Benjamin" w:date="2025-12-08T08:54:00Z" w16du:dateUtc="2025-12-08T08:54:00Z">
        <w:r w:rsidR="10751245" w:rsidRPr="770C8505" w:rsidDel="00DE0818">
          <w:rPr>
            <w:rFonts w:ascii="Aptos" w:eastAsia="Aptos" w:hAnsi="Aptos" w:cs="Aptos"/>
            <w:highlight w:val="yellow"/>
            <w:lang w:val="en-SG"/>
          </w:rPr>
          <w:delText xml:space="preserve"> </w:delText>
        </w:r>
      </w:del>
      <w:r w:rsidR="10751245" w:rsidRPr="770C8505">
        <w:rPr>
          <w:rFonts w:ascii="Aptos" w:eastAsia="Aptos" w:hAnsi="Aptos" w:cs="Aptos"/>
          <w:highlight w:val="yellow"/>
          <w:lang w:val="en-SG"/>
        </w:rPr>
        <w:t>day limit is a planning permission rule</w:t>
      </w:r>
      <w:r w:rsidR="10751245" w:rsidRPr="770C8505">
        <w:rPr>
          <w:rFonts w:ascii="Aptos" w:eastAsia="Aptos" w:hAnsi="Aptos" w:cs="Aptos"/>
          <w:sz w:val="20"/>
          <w:szCs w:val="20"/>
          <w:highlight w:val="yellow"/>
          <w:lang w:val="en-SG"/>
        </w:rPr>
        <w:t>(1</w:t>
      </w:r>
      <w:r w:rsidR="10751245" w:rsidRPr="770C8505">
        <w:rPr>
          <w:rFonts w:ascii="Aptos" w:eastAsia="Aptos" w:hAnsi="Aptos" w:cs="Aptos"/>
          <w:highlight w:val="yellow"/>
          <w:lang w:val="en-SG"/>
        </w:rPr>
        <w:t>) intended to protect residential character, while the 140 day limit is an HMRC rule</w:t>
      </w:r>
      <w:r w:rsidR="10751245" w:rsidRPr="770C8505">
        <w:rPr>
          <w:rFonts w:ascii="Aptos" w:eastAsia="Aptos" w:hAnsi="Aptos" w:cs="Aptos"/>
          <w:sz w:val="20"/>
          <w:szCs w:val="20"/>
          <w:highlight w:val="yellow"/>
          <w:lang w:val="en-SG"/>
        </w:rPr>
        <w:t>(2)</w:t>
      </w:r>
      <w:r w:rsidR="10751245" w:rsidRPr="770C8505">
        <w:rPr>
          <w:rFonts w:ascii="Aptos" w:eastAsia="Aptos" w:hAnsi="Aptos" w:cs="Aptos"/>
          <w:highlight w:val="yellow"/>
          <w:lang w:val="en-SG"/>
        </w:rPr>
        <w:t xml:space="preserve"> designed to identify true commercial exploitation for taxation.</w:t>
      </w:r>
      <w:r>
        <w:br/>
      </w:r>
      <w:r>
        <w:br/>
      </w:r>
      <w:r w:rsidR="10751245" w:rsidRPr="770C8505">
        <w:rPr>
          <w:rFonts w:ascii="Aptos" w:eastAsia="Aptos" w:hAnsi="Aptos" w:cs="Aptos"/>
          <w:sz w:val="20"/>
          <w:szCs w:val="20"/>
          <w:highlight w:val="yellow"/>
          <w:lang w:val="en-SG"/>
        </w:rPr>
        <w:t>1.</w:t>
      </w:r>
      <w:r>
        <w:tab/>
      </w:r>
      <w:r w:rsidR="10751245" w:rsidRPr="770C8505">
        <w:rPr>
          <w:rFonts w:ascii="Aptos" w:eastAsia="Aptos" w:hAnsi="Aptos" w:cs="Aptos"/>
          <w:sz w:val="20"/>
          <w:szCs w:val="20"/>
          <w:highlight w:val="yellow"/>
          <w:lang w:val="en-SG"/>
        </w:rPr>
        <w:t xml:space="preserve">(https://www.london.gov.uk/programmes-strategies/housing-and-land/buying-and-owning-home/guidance-short-term-and-holiday-lets-london) </w:t>
      </w:r>
      <w:r>
        <w:br/>
      </w:r>
      <w:r w:rsidR="10751245" w:rsidRPr="770C8505">
        <w:rPr>
          <w:rFonts w:ascii="Aptos" w:eastAsia="Aptos" w:hAnsi="Aptos" w:cs="Aptos"/>
          <w:sz w:val="20"/>
          <w:szCs w:val="20"/>
          <w:highlight w:val="yellow"/>
          <w:lang w:val="en-SG"/>
        </w:rPr>
        <w:t>2.</w:t>
      </w:r>
      <w:r>
        <w:tab/>
      </w:r>
      <w:r w:rsidR="10751245" w:rsidRPr="770C8505">
        <w:rPr>
          <w:rFonts w:ascii="Aptos" w:eastAsia="Aptos" w:hAnsi="Aptos" w:cs="Aptos"/>
          <w:sz w:val="20"/>
          <w:szCs w:val="20"/>
          <w:highlight w:val="yellow"/>
          <w:lang w:val="en-SG"/>
        </w:rPr>
        <w:t>(</w:t>
      </w:r>
      <w:hyperlink r:id="rId16">
        <w:r w:rsidR="10751245" w:rsidRPr="770C8505">
          <w:rPr>
            <w:rStyle w:val="Hyperlink"/>
            <w:rFonts w:ascii="Aptos" w:eastAsia="Aptos" w:hAnsi="Aptos" w:cs="Aptos"/>
            <w:sz w:val="20"/>
            <w:szCs w:val="20"/>
            <w:highlight w:val="yellow"/>
            <w:lang w:val="en-SG"/>
          </w:rPr>
          <w:t>https://www.gov.uk/introduction-to-business-rates/self-catering-and-holiday-let-accommodation</w:t>
        </w:r>
      </w:hyperlink>
      <w:r w:rsidR="10751245" w:rsidRPr="770C8505">
        <w:rPr>
          <w:rFonts w:ascii="Aptos" w:eastAsia="Aptos" w:hAnsi="Aptos" w:cs="Aptos"/>
          <w:sz w:val="20"/>
          <w:szCs w:val="20"/>
          <w:highlight w:val="yellow"/>
          <w:lang w:val="en-SG"/>
        </w:rPr>
        <w:t>)</w:t>
      </w:r>
      <w:r>
        <w:br/>
      </w:r>
      <w:r>
        <w:br/>
      </w:r>
      <w:r w:rsidR="10751245" w:rsidRPr="770C8505">
        <w:rPr>
          <w:rFonts w:ascii="Aptos" w:eastAsia="Aptos" w:hAnsi="Aptos" w:cs="Aptos"/>
          <w:highlight w:val="yellow"/>
          <w:lang w:val="en-SG"/>
        </w:rPr>
        <w:t>Targeting Business Rates would be a more surgically precise method</w:t>
      </w:r>
      <w:del w:id="129" w:author="Tee, Benjamin" w:date="2025-12-08T08:54:00Z" w16du:dateUtc="2025-12-08T08:54:00Z">
        <w:r w:rsidR="10751245" w:rsidRPr="770C8505" w:rsidDel="0056135E">
          <w:rPr>
            <w:rFonts w:ascii="Aptos" w:eastAsia="Aptos" w:hAnsi="Aptos" w:cs="Aptos"/>
            <w:highlight w:val="yellow"/>
            <w:lang w:val="en-SG"/>
          </w:rPr>
          <w:delText xml:space="preserve"> of taxation</w:delText>
        </w:r>
      </w:del>
      <w:r w:rsidR="10751245" w:rsidRPr="770C8505">
        <w:rPr>
          <w:rFonts w:ascii="Aptos" w:eastAsia="Aptos" w:hAnsi="Aptos" w:cs="Aptos"/>
          <w:highlight w:val="yellow"/>
          <w:lang w:val="en-SG"/>
        </w:rPr>
        <w:t xml:space="preserve">, as it aligns with an established legal definition of commercial activity but </w:t>
      </w:r>
      <w:ins w:id="130" w:author="Tee, Benjamin" w:date="2025-12-08T08:54:00Z" w16du:dateUtc="2025-12-08T08:54:00Z">
        <w:r w:rsidR="0056135E">
          <w:rPr>
            <w:rFonts w:ascii="Aptos" w:eastAsia="Aptos" w:hAnsi="Aptos" w:cs="Aptos"/>
            <w:highlight w:val="yellow"/>
            <w:lang w:val="en-SG"/>
          </w:rPr>
          <w:t xml:space="preserve">requires </w:t>
        </w:r>
      </w:ins>
      <w:ins w:id="131" w:author="Tee, Benjamin" w:date="2025-12-08T08:55:00Z" w16du:dateUtc="2025-12-08T08:55:00Z">
        <w:r w:rsidR="00173E20">
          <w:rPr>
            <w:rFonts w:ascii="Aptos" w:eastAsia="Aptos" w:hAnsi="Aptos" w:cs="Aptos"/>
            <w:highlight w:val="yellow"/>
            <w:lang w:val="en-SG"/>
          </w:rPr>
          <w:t xml:space="preserve">data for enforcement. </w:t>
        </w:r>
      </w:ins>
      <w:del w:id="132" w:author="Tee, Benjamin" w:date="2025-12-08T08:54:00Z" w16du:dateUtc="2025-12-08T08:54:00Z">
        <w:r w:rsidR="10751245" w:rsidRPr="770C8505" w:rsidDel="0056135E">
          <w:rPr>
            <w:rFonts w:ascii="Aptos" w:eastAsia="Aptos" w:hAnsi="Aptos" w:cs="Aptos"/>
            <w:highlight w:val="yellow"/>
            <w:lang w:val="en-SG"/>
          </w:rPr>
          <w:delText>enforcing it requires granular data</w:delText>
        </w:r>
      </w:del>
      <w:del w:id="133" w:author="Tee, Benjamin" w:date="2025-12-08T08:51:00Z" w16du:dateUtc="2025-12-08T08:51:00Z">
        <w:r w:rsidR="10751245" w:rsidRPr="770C8505" w:rsidDel="00FA3618">
          <w:rPr>
            <w:rFonts w:ascii="Aptos" w:eastAsia="Aptos" w:hAnsi="Aptos" w:cs="Aptos"/>
            <w:highlight w:val="yellow"/>
            <w:lang w:val="en-SG"/>
          </w:rPr>
          <w:delText xml:space="preserve"> on availability</w:delText>
        </w:r>
      </w:del>
      <w:del w:id="134" w:author="Tee, Benjamin" w:date="2025-12-08T10:13:00Z" w16du:dateUtc="2025-12-08T10:13:00Z">
        <w:r w:rsidR="10751245" w:rsidRPr="770C8505" w:rsidDel="00E667A4">
          <w:rPr>
            <w:rFonts w:ascii="Aptos" w:eastAsia="Aptos" w:hAnsi="Aptos" w:cs="Aptos"/>
            <w:highlight w:val="yellow"/>
            <w:lang w:val="en-SG"/>
          </w:rPr>
          <w:delText xml:space="preserve">. </w:delText>
        </w:r>
      </w:del>
      <w:r w:rsidR="10751245" w:rsidRPr="770C8505">
        <w:rPr>
          <w:rFonts w:ascii="Aptos" w:eastAsia="Aptos" w:hAnsi="Aptos" w:cs="Aptos"/>
          <w:highlight w:val="yellow"/>
          <w:lang w:val="en-SG"/>
        </w:rPr>
        <w:t xml:space="preserve">Conversely, the Council Tax proposal is easier to implement </w:t>
      </w:r>
      <w:del w:id="135" w:author="Tee, Benjamin" w:date="2025-12-08T08:55:00Z" w16du:dateUtc="2025-12-08T08:55:00Z">
        <w:r w:rsidR="10751245" w:rsidRPr="770C8505" w:rsidDel="00173E20">
          <w:rPr>
            <w:rFonts w:ascii="Aptos" w:eastAsia="Aptos" w:hAnsi="Aptos" w:cs="Aptos"/>
            <w:highlight w:val="yellow"/>
            <w:lang w:val="en-SG"/>
          </w:rPr>
          <w:delText xml:space="preserve">broadly </w:delText>
        </w:r>
      </w:del>
      <w:r w:rsidR="10751245" w:rsidRPr="770C8505">
        <w:rPr>
          <w:rFonts w:ascii="Aptos" w:eastAsia="Aptos" w:hAnsi="Aptos" w:cs="Aptos"/>
          <w:highlight w:val="yellow"/>
          <w:lang w:val="en-SG"/>
        </w:rPr>
        <w:t>as properties are already registered, but politically hazardous and risks penalising properties that fall under the 140</w:t>
      </w:r>
      <w:ins w:id="136" w:author="Tee, Benjamin" w:date="2025-12-08T08:55:00Z" w16du:dateUtc="2025-12-08T08:55:00Z">
        <w:r w:rsidR="00173E20">
          <w:rPr>
            <w:rFonts w:ascii="Aptos" w:eastAsia="Aptos" w:hAnsi="Aptos" w:cs="Aptos"/>
            <w:highlight w:val="yellow"/>
            <w:lang w:val="en-SG"/>
          </w:rPr>
          <w:t>-</w:t>
        </w:r>
      </w:ins>
      <w:del w:id="137" w:author="Tee, Benjamin" w:date="2025-12-08T08:55:00Z" w16du:dateUtc="2025-12-08T08:55:00Z">
        <w:r w:rsidR="10751245" w:rsidRPr="770C8505" w:rsidDel="00173E20">
          <w:rPr>
            <w:rFonts w:ascii="Aptos" w:eastAsia="Aptos" w:hAnsi="Aptos" w:cs="Aptos"/>
            <w:highlight w:val="yellow"/>
            <w:lang w:val="en-SG"/>
          </w:rPr>
          <w:delText xml:space="preserve"> </w:delText>
        </w:r>
      </w:del>
      <w:r w:rsidR="10751245" w:rsidRPr="770C8505">
        <w:rPr>
          <w:rFonts w:ascii="Aptos" w:eastAsia="Aptos" w:hAnsi="Aptos" w:cs="Aptos"/>
          <w:highlight w:val="yellow"/>
          <w:lang w:val="en-SG"/>
        </w:rPr>
        <w:t xml:space="preserve">day commercial threshold. The challenge here is to reconcile these two thresholds to devise a proportional response that targets frequent letting without </w:t>
      </w:r>
      <w:del w:id="138" w:author="Tee, Benjamin" w:date="2025-12-08T08:55:00Z" w16du:dateUtc="2025-12-08T08:55:00Z">
        <w:r w:rsidR="10751245" w:rsidRPr="770C8505" w:rsidDel="00173E20">
          <w:rPr>
            <w:rFonts w:ascii="Aptos" w:eastAsia="Aptos" w:hAnsi="Aptos" w:cs="Aptos"/>
            <w:highlight w:val="yellow"/>
            <w:lang w:val="en-SG"/>
          </w:rPr>
          <w:delText>causing</w:delText>
        </w:r>
      </w:del>
      <w:r w:rsidR="10751245" w:rsidRPr="770C8505">
        <w:rPr>
          <w:rFonts w:ascii="Aptos" w:eastAsia="Aptos" w:hAnsi="Aptos" w:cs="Aptos"/>
          <w:highlight w:val="yellow"/>
          <w:lang w:val="en-SG"/>
        </w:rPr>
        <w:t xml:space="preserve"> political backlash from a property tax overhaul.</w:t>
      </w:r>
    </w:p>
    <w:p w14:paraId="5B8790E4" w14:textId="297AABE3" w:rsidR="770C8505" w:rsidRDefault="770C8505" w:rsidP="770C8505">
      <w:pPr>
        <w:pStyle w:val="ListParagraph"/>
        <w:rPr>
          <w:rFonts w:ascii="Aptos" w:eastAsia="Aptos" w:hAnsi="Aptos" w:cs="Aptos"/>
          <w:i/>
          <w:iCs/>
          <w:color w:val="000000" w:themeColor="text1"/>
          <w:highlight w:val="yellow"/>
          <w:lang w:val="en-SG"/>
        </w:rPr>
      </w:pPr>
      <w:r>
        <w:br/>
      </w:r>
    </w:p>
    <w:p w14:paraId="65702612" w14:textId="05D9ACED" w:rsidR="765FC33C" w:rsidRDefault="765FC33C" w:rsidP="7E5BAF75">
      <w:pPr>
        <w:pStyle w:val="ListParagraph"/>
        <w:numPr>
          <w:ilvl w:val="0"/>
          <w:numId w:val="9"/>
        </w:numPr>
        <w:rPr>
          <w:ins w:id="139" w:author="Hughes, Owen" w:date="2025-12-04T16:10:00Z" w16du:dateUtc="2025-12-04T16:10:02Z"/>
          <w:rFonts w:ascii="Aptos" w:eastAsia="Aptos" w:hAnsi="Aptos" w:cs="Aptos"/>
          <w:color w:val="000000" w:themeColor="text1"/>
          <w:lang w:val="en-SG"/>
        </w:rPr>
      </w:pPr>
      <w:r w:rsidRPr="7E5BAF75">
        <w:rPr>
          <w:rFonts w:ascii="Aptos" w:eastAsia="Aptos" w:hAnsi="Aptos" w:cs="Aptos"/>
          <w:color w:val="000000" w:themeColor="text1"/>
          <w:lang w:val="en-SG"/>
        </w:rPr>
        <w:t>A substantial number of listings do not provide a host location</w:t>
      </w:r>
      <w:r w:rsidR="1E75CD36" w:rsidRPr="7E5BAF75">
        <w:rPr>
          <w:rFonts w:ascii="Aptos" w:eastAsia="Aptos" w:hAnsi="Aptos" w:cs="Aptos"/>
          <w:color w:val="000000" w:themeColor="text1"/>
          <w:lang w:val="en-SG"/>
        </w:rPr>
        <w:t xml:space="preserve">; if all those hosts whose location is not listed </w:t>
      </w:r>
      <w:r w:rsidR="2F7F17BB" w:rsidRPr="7E5BAF75">
        <w:rPr>
          <w:rFonts w:ascii="Aptos" w:eastAsia="Aptos" w:hAnsi="Aptos" w:cs="Aptos"/>
          <w:color w:val="000000" w:themeColor="text1"/>
          <w:lang w:val="en-SG"/>
        </w:rPr>
        <w:t>a</w:t>
      </w:r>
      <w:r w:rsidR="1E75CD36" w:rsidRPr="7E5BAF75">
        <w:rPr>
          <w:rFonts w:ascii="Aptos" w:eastAsia="Aptos" w:hAnsi="Aptos" w:cs="Aptos"/>
          <w:color w:val="000000" w:themeColor="text1"/>
          <w:lang w:val="en-SG"/>
        </w:rPr>
        <w:t>re</w:t>
      </w:r>
      <w:r w:rsidR="2F7F17BB" w:rsidRPr="7E5BAF75">
        <w:rPr>
          <w:rFonts w:ascii="Aptos" w:eastAsia="Aptos" w:hAnsi="Aptos" w:cs="Aptos"/>
          <w:color w:val="000000" w:themeColor="text1"/>
          <w:lang w:val="en-SG"/>
        </w:rPr>
        <w:t xml:space="preserve"> established to be</w:t>
      </w:r>
      <w:r w:rsidR="1E75CD36" w:rsidRPr="7E5BAF75">
        <w:rPr>
          <w:rFonts w:ascii="Aptos" w:eastAsia="Aptos" w:hAnsi="Aptos" w:cs="Aptos"/>
          <w:color w:val="000000" w:themeColor="text1"/>
          <w:lang w:val="en-SG"/>
        </w:rPr>
        <w:t xml:space="preserve"> based abroad</w:t>
      </w:r>
      <w:r w:rsidR="0DA41CFD" w:rsidRPr="7E5BAF75">
        <w:rPr>
          <w:rFonts w:ascii="Aptos" w:eastAsia="Aptos" w:hAnsi="Aptos" w:cs="Aptos"/>
          <w:color w:val="000000" w:themeColor="text1"/>
          <w:lang w:val="en-SG"/>
        </w:rPr>
        <w:t>, that might have a significant impact on public perception of Airbnb’s net benefit for the UK.</w:t>
      </w:r>
    </w:p>
    <w:p w14:paraId="7B56DDEB" w14:textId="3712C158" w:rsidR="12B560BF" w:rsidRDefault="12B560BF" w:rsidP="19517C50">
      <w:pPr>
        <w:pStyle w:val="ListParagraph"/>
        <w:numPr>
          <w:ilvl w:val="0"/>
          <w:numId w:val="9"/>
        </w:numPr>
        <w:rPr>
          <w:rFonts w:ascii="Aptos" w:eastAsia="Aptos" w:hAnsi="Aptos" w:cs="Aptos"/>
          <w:color w:val="000000" w:themeColor="text1"/>
          <w:lang w:val="en-SG"/>
        </w:rPr>
      </w:pPr>
      <w:ins w:id="140" w:author="Hughes, Owen" w:date="2025-12-04T16:10:00Z">
        <w:r w:rsidRPr="19517C50">
          <w:rPr>
            <w:rFonts w:ascii="Aptos" w:eastAsia="Aptos" w:hAnsi="Aptos" w:cs="Aptos"/>
            <w:color w:val="000000" w:themeColor="text1"/>
            <w:lang w:val="en-SG"/>
          </w:rPr>
          <w:t>FIGURE 2.4 HERE</w:t>
        </w:r>
      </w:ins>
    </w:p>
    <w:p w14:paraId="25729012" w14:textId="0028866A" w:rsidR="4761051F" w:rsidRDefault="4761051F" w:rsidP="7E5BAF75">
      <w:pPr>
        <w:rPr>
          <w:rFonts w:ascii="Aptos" w:eastAsia="Aptos" w:hAnsi="Aptos" w:cs="Aptos"/>
          <w:b/>
          <w:bCs/>
          <w:color w:val="000000" w:themeColor="text1"/>
          <w:lang w:val="en-SG"/>
        </w:rPr>
      </w:pPr>
      <w:r w:rsidRPr="7E5BAF75">
        <w:rPr>
          <w:rFonts w:ascii="Aptos" w:eastAsia="Aptos" w:hAnsi="Aptos" w:cs="Aptos"/>
          <w:b/>
          <w:bCs/>
          <w:color w:val="000000" w:themeColor="text1"/>
          <w:lang w:val="en-SG"/>
        </w:rPr>
        <w:t>How many properties would be affected by the opposition’s proposal?</w:t>
      </w:r>
    </w:p>
    <w:p w14:paraId="79B4F72B" w14:textId="258D9CB2" w:rsidR="22F2E17F" w:rsidDel="00FF3FB5" w:rsidRDefault="7D0D4B72" w:rsidP="7E5BAF75">
      <w:pPr>
        <w:rPr>
          <w:del w:id="141" w:author="Tee, Benjamin" w:date="2025-12-08T08:55:00Z" w16du:dateUtc="2025-12-08T08:55:00Z"/>
          <w:rFonts w:ascii="Aptos" w:eastAsia="Aptos" w:hAnsi="Aptos" w:cs="Aptos"/>
          <w:color w:val="000000" w:themeColor="text1"/>
          <w:lang w:val="en-SG"/>
        </w:rPr>
      </w:pPr>
      <w:ins w:id="142" w:author="Hughes, Owen" w:date="2025-12-04T16:28:00Z">
        <w:del w:id="143" w:author="Tee, Benjamin" w:date="2025-12-08T08:55:00Z" w16du:dateUtc="2025-12-08T08:55:00Z">
          <w:r w:rsidRPr="19517C50" w:rsidDel="00FF3FB5">
            <w:rPr>
              <w:rFonts w:ascii="Aptos" w:eastAsia="Aptos" w:hAnsi="Aptos" w:cs="Aptos"/>
              <w:color w:val="000000" w:themeColor="text1"/>
              <w:lang w:val="en-SG"/>
            </w:rPr>
            <w:delText xml:space="preserve">Similarly to </w:delText>
          </w:r>
          <w:commentRangeStart w:id="144"/>
          <w:commentRangeStart w:id="145"/>
          <w:r w:rsidRPr="19517C50" w:rsidDel="00FF3FB5">
            <w:rPr>
              <w:rFonts w:ascii="Aptos" w:eastAsia="Aptos" w:hAnsi="Aptos" w:cs="Aptos"/>
              <w:color w:val="000000" w:themeColor="text1"/>
              <w:lang w:val="en-SG"/>
            </w:rPr>
            <w:delText xml:space="preserve">previous propositions from the Mayor </w:delText>
          </w:r>
        </w:del>
      </w:ins>
      <w:commentRangeEnd w:id="144"/>
      <w:del w:id="146" w:author="Tee, Benjamin" w:date="2025-12-08T08:55:00Z" w16du:dateUtc="2025-12-08T08:55:00Z">
        <w:r w:rsidR="004724F8" w:rsidRPr="19517C50" w:rsidDel="00FF3FB5">
          <w:rPr>
            <w:rStyle w:val="CommentReference"/>
            <w:rFonts w:ascii="Aptos" w:eastAsia="Aptos" w:hAnsi="Aptos" w:cs="Aptos"/>
            <w:color w:val="000000" w:themeColor="text1"/>
            <w:sz w:val="24"/>
            <w:szCs w:val="24"/>
            <w:lang w:val="en-SG"/>
          </w:rPr>
          <w:commentReference w:id="144"/>
        </w:r>
        <w:commentRangeEnd w:id="145"/>
        <w:r w:rsidRPr="19517C50" w:rsidDel="00FF3FB5">
          <w:rPr>
            <w:rStyle w:val="CommentReference"/>
            <w:rFonts w:ascii="Aptos" w:eastAsia="Aptos" w:hAnsi="Aptos" w:cs="Aptos"/>
            <w:color w:val="000000" w:themeColor="text1"/>
            <w:sz w:val="24"/>
            <w:szCs w:val="24"/>
            <w:lang w:val="en-SG"/>
          </w:rPr>
          <w:commentReference w:id="145"/>
        </w:r>
      </w:del>
      <w:ins w:id="147" w:author="Hughes, Owen" w:date="2025-12-04T16:28:00Z">
        <w:del w:id="148" w:author="Tee, Benjamin" w:date="2025-12-08T08:55:00Z" w16du:dateUtc="2025-12-08T08:55:00Z">
          <w:r w:rsidRPr="19517C50" w:rsidDel="00FF3FB5">
            <w:rPr>
              <w:rFonts w:ascii="Aptos" w:eastAsia="Aptos" w:hAnsi="Aptos" w:cs="Aptos"/>
              <w:color w:val="000000" w:themeColor="text1"/>
              <w:lang w:val="en-SG"/>
            </w:rPr>
            <w:delText>t</w:delText>
          </w:r>
        </w:del>
      </w:ins>
      <w:del w:id="149" w:author="Tee, Benjamin" w:date="2025-12-08T08:55:00Z" w16du:dateUtc="2025-12-08T08:55:00Z">
        <w:r w:rsidR="22F2E17F" w:rsidRPr="7E5BAF75" w:rsidDel="00FF3FB5">
          <w:rPr>
            <w:rFonts w:ascii="Aptos" w:eastAsia="Aptos" w:hAnsi="Aptos" w:cs="Aptos"/>
            <w:color w:val="000000" w:themeColor="text1"/>
            <w:lang w:val="en-SG"/>
          </w:rPr>
          <w:delText>The opposition has suggested that all professional landlords must register their properties with their council and subsequently face increased council tax.</w:delText>
        </w:r>
      </w:del>
    </w:p>
    <w:p w14:paraId="143F1DFF" w14:textId="42FB9536" w:rsidR="22F2E17F" w:rsidRDefault="22F2E17F" w:rsidP="7E5BAF75">
      <w:pPr>
        <w:rPr>
          <w:del w:id="150" w:author="Hughes, Owen" w:date="2025-12-04T16:29:00Z" w16du:dateUtc="2025-12-04T16:29:09Z"/>
          <w:rFonts w:ascii="Aptos" w:eastAsia="Aptos" w:hAnsi="Aptos" w:cs="Aptos"/>
          <w:color w:val="000000" w:themeColor="text1"/>
          <w:lang w:val="en-SG"/>
        </w:rPr>
      </w:pPr>
      <w:del w:id="151" w:author="Hughes, Owen" w:date="2025-12-04T16:29:00Z">
        <w:r w:rsidRPr="7E5BAF75">
          <w:rPr>
            <w:rFonts w:ascii="Aptos" w:eastAsia="Aptos" w:hAnsi="Aptos" w:cs="Aptos"/>
            <w:color w:val="000000" w:themeColor="text1"/>
            <w:lang w:val="en-SG"/>
          </w:rPr>
          <w:delText xml:space="preserve">It is pleasing to see that the opposition has recognised the importance of this issue and agrees with the Mayor’s </w:delText>
        </w:r>
        <w:r w:rsidR="5B0AD45D" w:rsidRPr="7E5BAF75">
          <w:rPr>
            <w:rFonts w:ascii="Aptos" w:eastAsia="Aptos" w:hAnsi="Aptos" w:cs="Aptos"/>
            <w:color w:val="000000" w:themeColor="text1"/>
            <w:lang w:val="en-SG"/>
          </w:rPr>
          <w:delText>previous proposal r</w:delText>
        </w:r>
        <w:r w:rsidR="5761D709" w:rsidRPr="7E5BAF75">
          <w:rPr>
            <w:rFonts w:ascii="Aptos" w:eastAsia="Aptos" w:hAnsi="Aptos" w:cs="Aptos"/>
            <w:color w:val="000000" w:themeColor="text1"/>
            <w:lang w:val="en-SG"/>
          </w:rPr>
          <w:delText>egarding registration of short-term lets</w:delText>
        </w:r>
        <w:r w:rsidRPr="7E5BAF75">
          <w:rPr>
            <w:rFonts w:ascii="Aptos" w:eastAsia="Aptos" w:hAnsi="Aptos" w:cs="Aptos"/>
            <w:color w:val="000000" w:themeColor="text1"/>
            <w:lang w:val="en-SG"/>
          </w:rPr>
          <w:delText>.</w:delText>
        </w:r>
      </w:del>
    </w:p>
    <w:p w14:paraId="0B2DCB8C" w14:textId="486FF33A" w:rsidR="224DC0E3" w:rsidRDefault="224DC0E3" w:rsidP="7E5BAF75">
      <w:pPr>
        <w:rPr>
          <w:rFonts w:ascii="Aptos" w:eastAsia="Aptos" w:hAnsi="Aptos" w:cs="Aptos"/>
          <w:color w:val="000000" w:themeColor="text1"/>
          <w:lang w:val="en-SG"/>
        </w:rPr>
      </w:pPr>
      <w:r w:rsidRPr="7E5BAF75">
        <w:rPr>
          <w:rFonts w:ascii="Aptos" w:eastAsia="Aptos" w:hAnsi="Aptos" w:cs="Aptos"/>
          <w:color w:val="000000" w:themeColor="text1"/>
          <w:lang w:val="en-SG"/>
        </w:rPr>
        <w:t xml:space="preserve">In terms of </w:t>
      </w:r>
      <w:del w:id="152" w:author="Hughes, Owen" w:date="2025-12-04T16:29:00Z">
        <w:r w:rsidRPr="7E5BAF75">
          <w:rPr>
            <w:rFonts w:ascii="Aptos" w:eastAsia="Aptos" w:hAnsi="Aptos" w:cs="Aptos"/>
            <w:color w:val="000000" w:themeColor="text1"/>
            <w:lang w:val="en-SG"/>
          </w:rPr>
          <w:delText>how many</w:delText>
        </w:r>
      </w:del>
      <w:r w:rsidRPr="7E5BAF75">
        <w:rPr>
          <w:rFonts w:ascii="Aptos" w:eastAsia="Aptos" w:hAnsi="Aptos" w:cs="Aptos"/>
          <w:color w:val="000000" w:themeColor="text1"/>
          <w:lang w:val="en-SG"/>
        </w:rPr>
        <w:t xml:space="preserve"> </w:t>
      </w:r>
      <w:r w:rsidR="5A9AE2C5" w:rsidRPr="7E5BAF75">
        <w:rPr>
          <w:rFonts w:ascii="Aptos" w:eastAsia="Aptos" w:hAnsi="Aptos" w:cs="Aptos"/>
          <w:color w:val="000000" w:themeColor="text1"/>
          <w:lang w:val="en-SG"/>
        </w:rPr>
        <w:t xml:space="preserve">London </w:t>
      </w:r>
      <w:r w:rsidRPr="7E5BAF75">
        <w:rPr>
          <w:rFonts w:ascii="Aptos" w:eastAsia="Aptos" w:hAnsi="Aptos" w:cs="Aptos"/>
          <w:color w:val="000000" w:themeColor="text1"/>
          <w:lang w:val="en-SG"/>
        </w:rPr>
        <w:t>properties</w:t>
      </w:r>
      <w:ins w:id="153" w:author="Hughes, Owen" w:date="2025-12-04T16:29:00Z">
        <w:r w:rsidRPr="7E5BAF75">
          <w:rPr>
            <w:rFonts w:ascii="Aptos" w:eastAsia="Aptos" w:hAnsi="Aptos" w:cs="Aptos"/>
            <w:color w:val="000000" w:themeColor="text1"/>
            <w:lang w:val="en-SG"/>
          </w:rPr>
          <w:t xml:space="preserve"> </w:t>
        </w:r>
        <w:r w:rsidR="7804B77F" w:rsidRPr="19517C50">
          <w:rPr>
            <w:rFonts w:ascii="Aptos" w:eastAsia="Aptos" w:hAnsi="Aptos" w:cs="Aptos"/>
            <w:color w:val="000000" w:themeColor="text1"/>
            <w:lang w:val="en-SG"/>
          </w:rPr>
          <w:t>affected</w:t>
        </w:r>
      </w:ins>
      <w:del w:id="154" w:author="Hughes, Owen" w:date="2025-12-04T16:29:00Z">
        <w:r w:rsidRPr="19517C50" w:rsidDel="224DC0E3">
          <w:rPr>
            <w:rFonts w:ascii="Aptos" w:eastAsia="Aptos" w:hAnsi="Aptos" w:cs="Aptos"/>
            <w:color w:val="000000" w:themeColor="text1"/>
            <w:lang w:val="en-SG"/>
          </w:rPr>
          <w:delText xml:space="preserve"> </w:delText>
        </w:r>
        <w:r w:rsidRPr="7E5BAF75">
          <w:rPr>
            <w:rFonts w:ascii="Aptos" w:eastAsia="Aptos" w:hAnsi="Aptos" w:cs="Aptos"/>
            <w:color w:val="000000" w:themeColor="text1"/>
            <w:lang w:val="en-SG"/>
          </w:rPr>
          <w:delText>this affects</w:delText>
        </w:r>
      </w:del>
      <w:r w:rsidRPr="7E5BAF75">
        <w:rPr>
          <w:rFonts w:ascii="Aptos" w:eastAsia="Aptos" w:hAnsi="Aptos" w:cs="Aptos"/>
          <w:color w:val="000000" w:themeColor="text1"/>
          <w:lang w:val="en-SG"/>
        </w:rPr>
        <w:t>:</w:t>
      </w:r>
    </w:p>
    <w:p w14:paraId="0BCBBC4F" w14:textId="1581D046" w:rsidR="224DC0E3" w:rsidRDefault="224DC0E3" w:rsidP="7E5BAF75">
      <w:pPr>
        <w:pStyle w:val="ListParagraph"/>
        <w:numPr>
          <w:ilvl w:val="0"/>
          <w:numId w:val="7"/>
        </w:numPr>
        <w:rPr>
          <w:rFonts w:ascii="Aptos" w:eastAsia="Aptos" w:hAnsi="Aptos" w:cs="Aptos"/>
          <w:lang w:val="en-SG"/>
        </w:rPr>
      </w:pPr>
      <w:r w:rsidRPr="7E5BAF75">
        <w:rPr>
          <w:rFonts w:ascii="Aptos" w:eastAsia="Aptos" w:hAnsi="Aptos" w:cs="Aptos"/>
          <w:color w:val="000000" w:themeColor="text1"/>
          <w:lang w:val="en-SG"/>
        </w:rPr>
        <w:t xml:space="preserve">Assuming </w:t>
      </w:r>
      <w:del w:id="155" w:author="Tee, Benjamin" w:date="2025-12-03T16:26:00Z" w16du:dateUtc="2025-12-03T16:26:00Z">
        <w:r w:rsidRPr="7E5BAF75" w:rsidDel="007F1C29">
          <w:rPr>
            <w:rFonts w:ascii="Aptos" w:eastAsia="Aptos" w:hAnsi="Aptos" w:cs="Aptos"/>
            <w:color w:val="000000" w:themeColor="text1"/>
            <w:lang w:val="en-SG"/>
          </w:rPr>
          <w:delText xml:space="preserve">that </w:delText>
        </w:r>
      </w:del>
      <w:r w:rsidRPr="7E5BAF75">
        <w:rPr>
          <w:rFonts w:ascii="Aptos" w:eastAsia="Aptos" w:hAnsi="Aptos" w:cs="Aptos"/>
          <w:color w:val="000000" w:themeColor="text1"/>
          <w:lang w:val="en-SG"/>
        </w:rPr>
        <w:t xml:space="preserve">all properties are only listed once, **30,154** properties owned by professional landlords would be subject to increased council tax. </w:t>
      </w:r>
    </w:p>
    <w:p w14:paraId="2949C2E8" w14:textId="27E3914B" w:rsidR="224DC0E3" w:rsidRDefault="224DC0E3" w:rsidP="7E5BAF75">
      <w:pPr>
        <w:pStyle w:val="ListParagraph"/>
        <w:numPr>
          <w:ilvl w:val="0"/>
          <w:numId w:val="7"/>
        </w:numPr>
        <w:rPr>
          <w:rFonts w:ascii="Aptos" w:eastAsia="Aptos" w:hAnsi="Aptos" w:cs="Aptos"/>
          <w:lang w:val="en-SG"/>
        </w:rPr>
      </w:pPr>
      <w:r w:rsidRPr="7E5BAF75">
        <w:rPr>
          <w:rFonts w:ascii="Aptos" w:eastAsia="Aptos" w:hAnsi="Aptos" w:cs="Aptos"/>
          <w:color w:val="000000" w:themeColor="text1"/>
          <w:lang w:val="en-SG"/>
        </w:rPr>
        <w:t xml:space="preserve">This </w:t>
      </w:r>
      <w:del w:id="156" w:author="Tee, Benjamin" w:date="2025-12-03T16:26:00Z" w16du:dateUtc="2025-12-03T16:26:00Z">
        <w:r w:rsidRPr="7E5BAF75" w:rsidDel="00D84D7C">
          <w:rPr>
            <w:rFonts w:ascii="Aptos" w:eastAsia="Aptos" w:hAnsi="Aptos" w:cs="Aptos"/>
            <w:color w:val="000000" w:themeColor="text1"/>
            <w:lang w:val="en-SG"/>
          </w:rPr>
          <w:delText>makes up</w:delText>
        </w:r>
      </w:del>
      <w:ins w:id="157" w:author="Tee, Benjamin" w:date="2025-12-03T16:26:00Z" w16du:dateUtc="2025-12-03T16:26:00Z">
        <w:r w:rsidR="00D84D7C">
          <w:rPr>
            <w:rFonts w:ascii="Aptos" w:eastAsia="Aptos" w:hAnsi="Aptos" w:cs="Aptos"/>
            <w:color w:val="000000" w:themeColor="text1"/>
            <w:lang w:val="en-SG"/>
          </w:rPr>
          <w:t xml:space="preserve"> const</w:t>
        </w:r>
      </w:ins>
      <w:ins w:id="158" w:author="Tee, Benjamin" w:date="2025-12-03T16:27:00Z" w16du:dateUtc="2025-12-03T16:27:00Z">
        <w:r w:rsidR="00D84D7C">
          <w:rPr>
            <w:rFonts w:ascii="Aptos" w:eastAsia="Aptos" w:hAnsi="Aptos" w:cs="Aptos"/>
            <w:color w:val="000000" w:themeColor="text1"/>
            <w:lang w:val="en-SG"/>
          </w:rPr>
          <w:t>itutes</w:t>
        </w:r>
      </w:ins>
      <w:r w:rsidRPr="7E5BAF75">
        <w:rPr>
          <w:rFonts w:ascii="Aptos" w:eastAsia="Aptos" w:hAnsi="Aptos" w:cs="Aptos"/>
          <w:color w:val="000000" w:themeColor="text1"/>
          <w:lang w:val="en-SG"/>
        </w:rPr>
        <w:t xml:space="preserve"> **53% of all *Entire Home/Apt listings***</w:t>
      </w:r>
      <w:del w:id="159" w:author="Tee, Benjamin" w:date="2025-12-08T08:56:00Z" w16du:dateUtc="2025-12-08T08:56:00Z">
        <w:r w:rsidRPr="7E5BAF75" w:rsidDel="00041732">
          <w:rPr>
            <w:rFonts w:ascii="Aptos" w:eastAsia="Aptos" w:hAnsi="Aptos" w:cs="Aptos"/>
            <w:color w:val="000000" w:themeColor="text1"/>
            <w:lang w:val="en-SG"/>
          </w:rPr>
          <w:delText xml:space="preserve">, meaning that over half of these listings are </w:delText>
        </w:r>
        <w:commentRangeStart w:id="160"/>
        <w:r w:rsidRPr="7E5BAF75" w:rsidDel="00041732">
          <w:rPr>
            <w:rFonts w:ascii="Aptos" w:eastAsia="Aptos" w:hAnsi="Aptos" w:cs="Aptos"/>
            <w:color w:val="000000" w:themeColor="text1"/>
            <w:lang w:val="en-SG"/>
          </w:rPr>
          <w:delText>owned by only 15% of hosts</w:delText>
        </w:r>
      </w:del>
      <w:commentRangeEnd w:id="160"/>
      <w:r w:rsidR="00041732" w:rsidRPr="7E5BAF75">
        <w:rPr>
          <w:rStyle w:val="CommentReference"/>
          <w:rFonts w:ascii="Aptos" w:eastAsia="Aptos" w:hAnsi="Aptos" w:cs="Aptos"/>
          <w:color w:val="000000" w:themeColor="text1"/>
          <w:sz w:val="24"/>
          <w:szCs w:val="24"/>
          <w:lang w:val="en-SG"/>
        </w:rPr>
        <w:commentReference w:id="160"/>
      </w:r>
      <w:del w:id="161" w:author="Tee, Benjamin" w:date="2025-12-08T08:56:00Z" w16du:dateUtc="2025-12-08T08:56:00Z">
        <w:r w:rsidRPr="7E5BAF75" w:rsidDel="00041732">
          <w:rPr>
            <w:rFonts w:ascii="Aptos" w:eastAsia="Aptos" w:hAnsi="Aptos" w:cs="Aptos"/>
            <w:color w:val="000000" w:themeColor="text1"/>
            <w:lang w:val="en-SG"/>
          </w:rPr>
          <w:delText>.</w:delText>
        </w:r>
      </w:del>
      <w:r w:rsidRPr="7E5BAF75">
        <w:rPr>
          <w:rFonts w:ascii="Aptos" w:eastAsia="Aptos" w:hAnsi="Aptos" w:cs="Aptos"/>
          <w:color w:val="000000" w:themeColor="text1"/>
          <w:lang w:val="en-SG"/>
        </w:rPr>
        <w:t xml:space="preserve"> </w:t>
      </w:r>
    </w:p>
    <w:p w14:paraId="1AD22630" w14:textId="4C970F39" w:rsidR="68134829" w:rsidRDefault="68134829" w:rsidP="7E5BAF75">
      <w:pPr>
        <w:spacing w:before="240" w:after="240"/>
        <w:rPr>
          <w:rFonts w:ascii="Aptos" w:eastAsia="Aptos" w:hAnsi="Aptos" w:cs="Aptos"/>
          <w:i/>
          <w:iCs/>
          <w:highlight w:val="yellow"/>
          <w:lang w:val="en-SG"/>
        </w:rPr>
      </w:pPr>
      <w:r w:rsidRPr="7E5BAF75">
        <w:rPr>
          <w:rFonts w:ascii="Aptos" w:eastAsia="Aptos" w:hAnsi="Aptos" w:cs="Aptos"/>
          <w:i/>
          <w:iCs/>
          <w:highlight w:val="yellow"/>
          <w:lang w:val="en-SG"/>
        </w:rPr>
        <w:t>[CY’s notes about potential revenue of an increase in council tax on this basis here?]</w:t>
      </w:r>
    </w:p>
    <w:p w14:paraId="52D7C2F6" w14:textId="35EBFC7A" w:rsidR="557CB1E6" w:rsidRDefault="3ACB21AD" w:rsidP="7E5BAF75">
      <w:pPr>
        <w:spacing w:before="240" w:after="240"/>
        <w:rPr>
          <w:rFonts w:ascii="Aptos" w:eastAsia="Aptos" w:hAnsi="Aptos" w:cs="Aptos"/>
          <w:i/>
          <w:iCs/>
          <w:highlight w:val="yellow"/>
          <w:lang w:val="en-SG"/>
        </w:rPr>
      </w:pPr>
      <w:r w:rsidRPr="7E5BAF75">
        <w:rPr>
          <w:rFonts w:ascii="Aptos" w:eastAsia="Aptos" w:hAnsi="Aptos" w:cs="Aptos"/>
          <w:i/>
          <w:iCs/>
          <w:highlight w:val="yellow"/>
          <w:lang w:val="en-SG"/>
        </w:rPr>
        <w:t>[Need to go into more here about Council Tax vs Business rates revenues (90/140-day exploration?]</w:t>
      </w:r>
    </w:p>
    <w:p w14:paraId="0A08C644" w14:textId="44547F8A" w:rsidR="4BC85AA4" w:rsidRDefault="4BC85AA4" w:rsidP="7E5BAF75">
      <w:pPr>
        <w:spacing w:before="240" w:after="240"/>
        <w:rPr>
          <w:rFonts w:ascii="Aptos" w:eastAsia="Aptos" w:hAnsi="Aptos" w:cs="Aptos"/>
          <w:i/>
          <w:iCs/>
          <w:highlight w:val="yellow"/>
          <w:lang w:val="en-SG"/>
        </w:rPr>
      </w:pPr>
      <w:r w:rsidRPr="7E5BAF75">
        <w:rPr>
          <w:rFonts w:ascii="Aptos" w:eastAsia="Aptos" w:hAnsi="Aptos" w:cs="Aptos"/>
          <w:i/>
          <w:iCs/>
          <w:highlight w:val="yellow"/>
          <w:lang w:val="en-SG"/>
        </w:rPr>
        <w:t>[Recent Budget announcements may be helpful as a way of seeing how council tax could be restructured.]</w:t>
      </w:r>
    </w:p>
    <w:p w14:paraId="0849654A" w14:textId="2767537D" w:rsidR="557CB1E6" w:rsidRDefault="7B1D4ED0" w:rsidP="770C8505">
      <w:pPr>
        <w:spacing w:before="180" w:after="180"/>
      </w:pPr>
      <w:r w:rsidRPr="770C8505">
        <w:rPr>
          <w:rFonts w:ascii="Aptos" w:eastAsia="Aptos" w:hAnsi="Aptos" w:cs="Aptos"/>
          <w:lang w:val="en-US"/>
        </w:rPr>
        <w:t>The viability of the opposition’s proposal relies on generating a fiscally significant income stream. Our analysis calculates the estimated revenue based on a 100% premium applied to the current Council Tax Band D rate for all properties operated by professional landlords (hosts with two or more listings).</w:t>
      </w:r>
    </w:p>
    <w:p w14:paraId="7A5A647E" w14:textId="7E020E77" w:rsidR="557CB1E6" w:rsidRDefault="7B1D4ED0" w:rsidP="770C8505">
      <w:pPr>
        <w:spacing w:before="180" w:after="180"/>
      </w:pPr>
      <w:r w:rsidRPr="770C8505">
        <w:rPr>
          <w:rFonts w:ascii="Aptos" w:eastAsia="Aptos" w:hAnsi="Aptos" w:cs="Aptos"/>
          <w:lang w:val="en-US"/>
        </w:rPr>
        <w:t>The empirical data demonstrates that the intervention targets a high value segment, yielding a total London wide revenue of £50m at the proposed 100% premium. This figure establishes the tangible fiscal opportunity that the Mayor's office could capitalise upon.</w:t>
      </w:r>
    </w:p>
    <w:p w14:paraId="68CC11D9" w14:textId="7B666EBA" w:rsidR="557CB1E6" w:rsidRDefault="7B1D4ED0" w:rsidP="770C8505">
      <w:pPr>
        <w:spacing w:before="180" w:after="180"/>
      </w:pPr>
      <w:r w:rsidRPr="770C8505">
        <w:rPr>
          <w:rFonts w:ascii="Aptos" w:eastAsia="Aptos" w:hAnsi="Aptos" w:cs="Aptos"/>
          <w:lang w:val="en-US"/>
        </w:rPr>
        <w:t>Furthermore, examining the geographic distribution of this revenue highlights the policy's primary impact zone. The core Inner London boroughs, which are the focus of much of the housing debate, account for £35.5m of this total. This strong spatial concentration of potential revenue allows the Mayor to justify the policy as one specifically taxing the central areas where commercial exploitation of housing stock is most acute, rather than a scattergun tax raise across London.</w:t>
      </w:r>
    </w:p>
    <w:p w14:paraId="38C3C01F" w14:textId="399954B7" w:rsidR="557CB1E6" w:rsidRDefault="7B1D4ED0" w:rsidP="770C8505">
      <w:pPr>
        <w:spacing w:before="180" w:after="180"/>
      </w:pPr>
      <w:r w:rsidRPr="770C8505">
        <w:rPr>
          <w:rFonts w:ascii="Aptos" w:eastAsia="Aptos" w:hAnsi="Aptos" w:cs="Aptos"/>
          <w:lang w:val="en"/>
        </w:rPr>
        <w:t>The full sensitivity of this revenue stream is detailed in Table 4.1:</w:t>
      </w:r>
    </w:p>
    <w:p w14:paraId="73E70524" w14:textId="2E13BD1A" w:rsidR="557CB1E6" w:rsidRDefault="7B1D4ED0" w:rsidP="770C8505">
      <w:pPr>
        <w:spacing w:before="180" w:after="180"/>
      </w:pPr>
      <w:r w:rsidRPr="770C8505">
        <w:rPr>
          <w:rFonts w:ascii="Aptos" w:eastAsia="Aptos" w:hAnsi="Aptos" w:cs="Aptos"/>
          <w:lang w:val="en-US"/>
        </w:rPr>
        <w:t>Table 4.1 rendered result: Revenue Projections (Sensitivity Analysis)</w:t>
      </w:r>
    </w:p>
    <w:tbl>
      <w:tblPr>
        <w:tblStyle w:val="TableGrid"/>
        <w:tblW w:w="0" w:type="auto"/>
        <w:tblLook w:val="04A0" w:firstRow="1" w:lastRow="0" w:firstColumn="1" w:lastColumn="0" w:noHBand="0" w:noVBand="1"/>
      </w:tblPr>
      <w:tblGrid>
        <w:gridCol w:w="2140"/>
        <w:gridCol w:w="3015"/>
        <w:gridCol w:w="3851"/>
      </w:tblGrid>
      <w:tr w:rsidR="770C8505" w14:paraId="74559844" w14:textId="77777777" w:rsidTr="770C8505">
        <w:trPr>
          <w:trHeight w:val="600"/>
        </w:trPr>
        <w:tc>
          <w:tcPr>
            <w:tcW w:w="2268" w:type="dxa"/>
            <w:tcBorders>
              <w:top w:val="single" w:sz="8" w:space="0" w:color="auto"/>
              <w:left w:val="single" w:sz="8" w:space="0" w:color="auto"/>
              <w:bottom w:val="single" w:sz="8" w:space="0" w:color="auto"/>
              <w:right w:val="single" w:sz="8" w:space="0" w:color="auto"/>
            </w:tcBorders>
            <w:tcMar>
              <w:left w:w="108" w:type="dxa"/>
              <w:right w:w="108" w:type="dxa"/>
            </w:tcMar>
          </w:tcPr>
          <w:p w14:paraId="3BDBB7BA" w14:textId="2CF5823B" w:rsidR="770C8505" w:rsidRDefault="770C8505" w:rsidP="770C8505">
            <w:pPr>
              <w:spacing w:before="180" w:after="180"/>
              <w:jc w:val="center"/>
            </w:pPr>
            <w:r w:rsidRPr="770C8505">
              <w:rPr>
                <w:rFonts w:ascii="Aptos" w:eastAsia="Aptos" w:hAnsi="Aptos" w:cs="Aptos"/>
                <w:lang w:val="en"/>
              </w:rPr>
              <w:t>Premium Rate</w:t>
            </w:r>
          </w:p>
        </w:tc>
        <w:tc>
          <w:tcPr>
            <w:tcW w:w="3225" w:type="dxa"/>
            <w:tcBorders>
              <w:top w:val="single" w:sz="8" w:space="0" w:color="auto"/>
              <w:left w:val="single" w:sz="8" w:space="0" w:color="auto"/>
              <w:bottom w:val="single" w:sz="8" w:space="0" w:color="auto"/>
              <w:right w:val="single" w:sz="8" w:space="0" w:color="auto"/>
            </w:tcBorders>
            <w:tcMar>
              <w:left w:w="108" w:type="dxa"/>
              <w:right w:w="108" w:type="dxa"/>
            </w:tcMar>
          </w:tcPr>
          <w:p w14:paraId="5C234AC1" w14:textId="37EDFFE6" w:rsidR="770C8505" w:rsidRDefault="770C8505" w:rsidP="770C8505">
            <w:pPr>
              <w:spacing w:before="180" w:after="180"/>
              <w:jc w:val="center"/>
            </w:pPr>
            <w:r w:rsidRPr="770C8505">
              <w:rPr>
                <w:rFonts w:ascii="Aptos" w:eastAsia="Aptos" w:hAnsi="Aptos" w:cs="Aptos"/>
                <w:lang w:val="en"/>
              </w:rPr>
              <w:t>Revenue (London Wide)</w:t>
            </w:r>
          </w:p>
        </w:tc>
        <w:tc>
          <w:tcPr>
            <w:tcW w:w="4185" w:type="dxa"/>
            <w:tcBorders>
              <w:top w:val="single" w:sz="8" w:space="0" w:color="auto"/>
              <w:left w:val="single" w:sz="8" w:space="0" w:color="auto"/>
              <w:bottom w:val="single" w:sz="8" w:space="0" w:color="auto"/>
              <w:right w:val="single" w:sz="8" w:space="0" w:color="auto"/>
            </w:tcBorders>
            <w:tcMar>
              <w:left w:w="108" w:type="dxa"/>
              <w:right w:w="108" w:type="dxa"/>
            </w:tcMar>
          </w:tcPr>
          <w:p w14:paraId="39C62B1D" w14:textId="49AEE3AA" w:rsidR="770C8505" w:rsidRDefault="770C8505" w:rsidP="770C8505">
            <w:pPr>
              <w:spacing w:before="180" w:after="180"/>
              <w:jc w:val="center"/>
            </w:pPr>
            <w:r w:rsidRPr="770C8505">
              <w:rPr>
                <w:rFonts w:ascii="Aptos" w:eastAsia="Aptos" w:hAnsi="Aptos" w:cs="Aptos"/>
                <w:lang w:val="en"/>
              </w:rPr>
              <w:t xml:space="preserve">Revenue (Inner London Only) </w:t>
            </w:r>
          </w:p>
        </w:tc>
      </w:tr>
      <w:tr w:rsidR="770C8505" w14:paraId="0415E4BD" w14:textId="77777777" w:rsidTr="770C8505">
        <w:trPr>
          <w:trHeight w:val="300"/>
        </w:trPr>
        <w:tc>
          <w:tcPr>
            <w:tcW w:w="2268" w:type="dxa"/>
            <w:tcBorders>
              <w:top w:val="single" w:sz="8" w:space="0" w:color="auto"/>
              <w:left w:val="single" w:sz="8" w:space="0" w:color="auto"/>
              <w:bottom w:val="single" w:sz="8" w:space="0" w:color="auto"/>
              <w:right w:val="single" w:sz="8" w:space="0" w:color="auto"/>
            </w:tcBorders>
            <w:tcMar>
              <w:left w:w="108" w:type="dxa"/>
              <w:right w:w="108" w:type="dxa"/>
            </w:tcMar>
          </w:tcPr>
          <w:p w14:paraId="22C3AEA0" w14:textId="273BEFE2" w:rsidR="770C8505" w:rsidRDefault="770C8505" w:rsidP="770C8505">
            <w:pPr>
              <w:spacing w:before="180" w:after="180"/>
              <w:jc w:val="center"/>
            </w:pPr>
            <w:r w:rsidRPr="770C8505">
              <w:rPr>
                <w:rFonts w:ascii="Aptos" w:eastAsia="Aptos" w:hAnsi="Aptos" w:cs="Aptos"/>
                <w:lang w:val="en"/>
              </w:rPr>
              <w:t>50%</w:t>
            </w:r>
          </w:p>
        </w:tc>
        <w:tc>
          <w:tcPr>
            <w:tcW w:w="3225" w:type="dxa"/>
            <w:tcBorders>
              <w:top w:val="single" w:sz="8" w:space="0" w:color="auto"/>
              <w:left w:val="single" w:sz="8" w:space="0" w:color="auto"/>
              <w:bottom w:val="single" w:sz="8" w:space="0" w:color="auto"/>
              <w:right w:val="single" w:sz="8" w:space="0" w:color="auto"/>
            </w:tcBorders>
            <w:tcMar>
              <w:left w:w="108" w:type="dxa"/>
              <w:right w:w="108" w:type="dxa"/>
            </w:tcMar>
          </w:tcPr>
          <w:p w14:paraId="7987B2FB" w14:textId="43173BF6" w:rsidR="770C8505" w:rsidRDefault="770C8505" w:rsidP="770C8505">
            <w:pPr>
              <w:spacing w:before="180" w:after="180"/>
              <w:jc w:val="center"/>
            </w:pPr>
            <w:r w:rsidRPr="770C8505">
              <w:rPr>
                <w:rFonts w:ascii="Aptos" w:eastAsia="Aptos" w:hAnsi="Aptos" w:cs="Aptos"/>
                <w:lang w:val="en"/>
              </w:rPr>
              <w:t>£25,182,225.0</w:t>
            </w:r>
          </w:p>
        </w:tc>
        <w:tc>
          <w:tcPr>
            <w:tcW w:w="4185" w:type="dxa"/>
            <w:tcBorders>
              <w:top w:val="single" w:sz="8" w:space="0" w:color="auto"/>
              <w:left w:val="single" w:sz="8" w:space="0" w:color="auto"/>
              <w:bottom w:val="single" w:sz="8" w:space="0" w:color="auto"/>
              <w:right w:val="single" w:sz="8" w:space="0" w:color="auto"/>
            </w:tcBorders>
            <w:tcMar>
              <w:left w:w="108" w:type="dxa"/>
              <w:right w:w="108" w:type="dxa"/>
            </w:tcMar>
          </w:tcPr>
          <w:p w14:paraId="74374FE9" w14:textId="5CA09725" w:rsidR="770C8505" w:rsidRDefault="770C8505" w:rsidP="770C8505">
            <w:pPr>
              <w:spacing w:before="180" w:after="180"/>
              <w:jc w:val="center"/>
            </w:pPr>
            <w:r w:rsidRPr="770C8505">
              <w:rPr>
                <w:rFonts w:ascii="Aptos" w:eastAsia="Aptos" w:hAnsi="Aptos" w:cs="Aptos"/>
                <w:lang w:val="en"/>
              </w:rPr>
              <w:t>£17,762,038.0</w:t>
            </w:r>
          </w:p>
        </w:tc>
      </w:tr>
      <w:tr w:rsidR="770C8505" w14:paraId="67C3052F" w14:textId="77777777" w:rsidTr="770C8505">
        <w:trPr>
          <w:trHeight w:val="300"/>
        </w:trPr>
        <w:tc>
          <w:tcPr>
            <w:tcW w:w="2268" w:type="dxa"/>
            <w:tcBorders>
              <w:top w:val="single" w:sz="8" w:space="0" w:color="auto"/>
              <w:left w:val="single" w:sz="8" w:space="0" w:color="auto"/>
              <w:bottom w:val="single" w:sz="8" w:space="0" w:color="auto"/>
              <w:right w:val="single" w:sz="8" w:space="0" w:color="auto"/>
            </w:tcBorders>
            <w:tcMar>
              <w:left w:w="108" w:type="dxa"/>
              <w:right w:w="108" w:type="dxa"/>
            </w:tcMar>
          </w:tcPr>
          <w:p w14:paraId="24A85411" w14:textId="4805E470" w:rsidR="770C8505" w:rsidRDefault="770C8505" w:rsidP="770C8505">
            <w:pPr>
              <w:spacing w:before="180" w:after="180"/>
              <w:jc w:val="center"/>
            </w:pPr>
            <w:r w:rsidRPr="770C8505">
              <w:rPr>
                <w:rFonts w:ascii="Aptos" w:eastAsia="Aptos" w:hAnsi="Aptos" w:cs="Aptos"/>
                <w:lang w:val="en"/>
              </w:rPr>
              <w:t>100% (Proposed)</w:t>
            </w:r>
          </w:p>
        </w:tc>
        <w:tc>
          <w:tcPr>
            <w:tcW w:w="3225" w:type="dxa"/>
            <w:tcBorders>
              <w:top w:val="single" w:sz="8" w:space="0" w:color="auto"/>
              <w:left w:val="single" w:sz="8" w:space="0" w:color="auto"/>
              <w:bottom w:val="single" w:sz="8" w:space="0" w:color="auto"/>
              <w:right w:val="single" w:sz="8" w:space="0" w:color="auto"/>
            </w:tcBorders>
            <w:tcMar>
              <w:left w:w="108" w:type="dxa"/>
              <w:right w:w="108" w:type="dxa"/>
            </w:tcMar>
          </w:tcPr>
          <w:p w14:paraId="28CE6534" w14:textId="3183C138" w:rsidR="770C8505" w:rsidRDefault="770C8505" w:rsidP="770C8505">
            <w:pPr>
              <w:spacing w:before="180" w:after="180"/>
              <w:jc w:val="center"/>
            </w:pPr>
            <w:r w:rsidRPr="770C8505">
              <w:rPr>
                <w:rFonts w:ascii="Aptos" w:eastAsia="Aptos" w:hAnsi="Aptos" w:cs="Aptos"/>
                <w:lang w:val="en"/>
              </w:rPr>
              <w:t>£50,364,450.0</w:t>
            </w:r>
          </w:p>
        </w:tc>
        <w:tc>
          <w:tcPr>
            <w:tcW w:w="4185" w:type="dxa"/>
            <w:tcBorders>
              <w:top w:val="single" w:sz="8" w:space="0" w:color="auto"/>
              <w:left w:val="single" w:sz="8" w:space="0" w:color="auto"/>
              <w:bottom w:val="single" w:sz="8" w:space="0" w:color="auto"/>
              <w:right w:val="single" w:sz="8" w:space="0" w:color="auto"/>
            </w:tcBorders>
            <w:tcMar>
              <w:left w:w="108" w:type="dxa"/>
              <w:right w:w="108" w:type="dxa"/>
            </w:tcMar>
          </w:tcPr>
          <w:p w14:paraId="19790D0D" w14:textId="126D78AC" w:rsidR="770C8505" w:rsidRDefault="770C8505" w:rsidP="770C8505">
            <w:pPr>
              <w:spacing w:before="180" w:after="180"/>
              <w:jc w:val="center"/>
            </w:pPr>
            <w:r w:rsidRPr="770C8505">
              <w:rPr>
                <w:rFonts w:ascii="Aptos" w:eastAsia="Aptos" w:hAnsi="Aptos" w:cs="Aptos"/>
                <w:lang w:val="en"/>
              </w:rPr>
              <w:t>£35,524,076.0</w:t>
            </w:r>
          </w:p>
        </w:tc>
      </w:tr>
      <w:tr w:rsidR="770C8505" w14:paraId="3255A5A3" w14:textId="77777777" w:rsidTr="770C8505">
        <w:trPr>
          <w:trHeight w:val="300"/>
        </w:trPr>
        <w:tc>
          <w:tcPr>
            <w:tcW w:w="2268" w:type="dxa"/>
            <w:tcBorders>
              <w:top w:val="single" w:sz="8" w:space="0" w:color="auto"/>
              <w:left w:val="single" w:sz="8" w:space="0" w:color="auto"/>
              <w:bottom w:val="single" w:sz="8" w:space="0" w:color="auto"/>
              <w:right w:val="single" w:sz="8" w:space="0" w:color="auto"/>
            </w:tcBorders>
            <w:tcMar>
              <w:left w:w="108" w:type="dxa"/>
              <w:right w:w="108" w:type="dxa"/>
            </w:tcMar>
          </w:tcPr>
          <w:p w14:paraId="08CEC579" w14:textId="13714C0A" w:rsidR="770C8505" w:rsidRDefault="770C8505" w:rsidP="770C8505">
            <w:pPr>
              <w:spacing w:before="180" w:after="180"/>
              <w:jc w:val="center"/>
            </w:pPr>
            <w:r w:rsidRPr="770C8505">
              <w:rPr>
                <w:rFonts w:ascii="Aptos" w:eastAsia="Aptos" w:hAnsi="Aptos" w:cs="Aptos"/>
                <w:lang w:val="en"/>
              </w:rPr>
              <w:t>150%</w:t>
            </w:r>
          </w:p>
        </w:tc>
        <w:tc>
          <w:tcPr>
            <w:tcW w:w="3225" w:type="dxa"/>
            <w:tcBorders>
              <w:top w:val="single" w:sz="8" w:space="0" w:color="auto"/>
              <w:left w:val="single" w:sz="8" w:space="0" w:color="auto"/>
              <w:bottom w:val="single" w:sz="8" w:space="0" w:color="auto"/>
              <w:right w:val="single" w:sz="8" w:space="0" w:color="auto"/>
            </w:tcBorders>
            <w:tcMar>
              <w:left w:w="108" w:type="dxa"/>
              <w:right w:w="108" w:type="dxa"/>
            </w:tcMar>
          </w:tcPr>
          <w:p w14:paraId="0E951030" w14:textId="7A5943BB" w:rsidR="770C8505" w:rsidRDefault="770C8505" w:rsidP="770C8505">
            <w:pPr>
              <w:spacing w:before="180" w:after="180"/>
              <w:jc w:val="center"/>
            </w:pPr>
            <w:r w:rsidRPr="770C8505">
              <w:rPr>
                <w:rFonts w:ascii="Aptos" w:eastAsia="Aptos" w:hAnsi="Aptos" w:cs="Aptos"/>
                <w:lang w:val="en"/>
              </w:rPr>
              <w:t>£75,546,675.0</w:t>
            </w:r>
          </w:p>
        </w:tc>
        <w:tc>
          <w:tcPr>
            <w:tcW w:w="4185" w:type="dxa"/>
            <w:tcBorders>
              <w:top w:val="single" w:sz="8" w:space="0" w:color="auto"/>
              <w:left w:val="single" w:sz="8" w:space="0" w:color="auto"/>
              <w:bottom w:val="single" w:sz="8" w:space="0" w:color="auto"/>
              <w:right w:val="single" w:sz="8" w:space="0" w:color="auto"/>
            </w:tcBorders>
            <w:tcMar>
              <w:left w:w="108" w:type="dxa"/>
              <w:right w:w="108" w:type="dxa"/>
            </w:tcMar>
          </w:tcPr>
          <w:p w14:paraId="0DE29DF1" w14:textId="5DB5EF8C" w:rsidR="770C8505" w:rsidRDefault="770C8505" w:rsidP="770C8505">
            <w:pPr>
              <w:spacing w:before="180" w:after="180"/>
              <w:jc w:val="center"/>
            </w:pPr>
            <w:r w:rsidRPr="770C8505">
              <w:rPr>
                <w:rFonts w:ascii="Aptos" w:eastAsia="Aptos" w:hAnsi="Aptos" w:cs="Aptos"/>
                <w:lang w:val="en"/>
              </w:rPr>
              <w:t>£53,286,114.0</w:t>
            </w:r>
          </w:p>
        </w:tc>
      </w:tr>
    </w:tbl>
    <w:p w14:paraId="363E7DB1" w14:textId="29058A4C" w:rsidR="557CB1E6" w:rsidRDefault="425B1742" w:rsidP="770C8505">
      <w:pPr>
        <w:spacing w:before="180" w:after="180"/>
      </w:pPr>
      <w:r w:rsidRPr="770C8505">
        <w:rPr>
          <w:rFonts w:ascii="Aptos" w:eastAsia="Aptos" w:hAnsi="Aptos" w:cs="Aptos"/>
          <w:lang w:val="en-US"/>
        </w:rPr>
        <w:t>Figure 4.1 rendered result:</w:t>
      </w:r>
    </w:p>
    <w:p w14:paraId="43117DD5" w14:textId="0822201C" w:rsidR="557CB1E6" w:rsidRDefault="7B1D4ED0" w:rsidP="770C8505">
      <w:pPr>
        <w:spacing w:before="180" w:after="180"/>
        <w:jc w:val="center"/>
      </w:pPr>
      <w:r>
        <w:rPr>
          <w:noProof/>
        </w:rPr>
        <w:drawing>
          <wp:inline distT="0" distB="0" distL="0" distR="0" wp14:anchorId="302978DA" wp14:editId="467E65B1">
            <wp:extent cx="4525670" cy="4207813"/>
            <wp:effectExtent l="0" t="0" r="0" b="0"/>
            <wp:docPr id="13836828" name="drawing" title="A map of england with red and blue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28" name="Picture 13836828"/>
                    <pic:cNvPicPr/>
                  </pic:nvPicPr>
                  <pic:blipFill>
                    <a:blip r:embed="rId17">
                      <a:extLst>
                        <a:ext uri="{28A0092B-C50C-407E-A947-70E740481C1C}">
                          <a14:useLocalDpi xmlns:a14="http://schemas.microsoft.com/office/drawing/2010/main"/>
                        </a:ext>
                      </a:extLst>
                    </a:blip>
                    <a:stretch>
                      <a:fillRect/>
                    </a:stretch>
                  </pic:blipFill>
                  <pic:spPr>
                    <a:xfrm>
                      <a:off x="0" y="0"/>
                      <a:ext cx="4525670" cy="4207813"/>
                    </a:xfrm>
                    <a:prstGeom prst="rect">
                      <a:avLst/>
                    </a:prstGeom>
                  </pic:spPr>
                </pic:pic>
              </a:graphicData>
            </a:graphic>
          </wp:inline>
        </w:drawing>
      </w:r>
    </w:p>
    <w:p w14:paraId="389763C1" w14:textId="3A2B997A" w:rsidR="557CB1E6" w:rsidRDefault="5C6482D1" w:rsidP="770C8505">
      <w:pPr>
        <w:spacing w:before="180" w:after="180"/>
        <w:rPr>
          <w:rFonts w:ascii="Aptos" w:eastAsia="Aptos" w:hAnsi="Aptos" w:cs="Aptos"/>
          <w:b/>
          <w:bCs/>
          <w:color w:val="000000" w:themeColor="text1"/>
          <w:u w:val="single"/>
          <w:lang w:val="en-SG"/>
        </w:rPr>
      </w:pPr>
      <w:r w:rsidRPr="7E5BAF75">
        <w:rPr>
          <w:rFonts w:ascii="Aptos" w:eastAsia="Aptos" w:hAnsi="Aptos" w:cs="Aptos"/>
          <w:b/>
          <w:bCs/>
          <w:color w:val="000000" w:themeColor="text1"/>
          <w:u w:val="single"/>
          <w:lang w:val="en-SG"/>
        </w:rPr>
        <w:t>What are the likely pros and cons of the opposition’s proposal?</w:t>
      </w:r>
    </w:p>
    <w:p w14:paraId="50417002" w14:textId="6E645AD4" w:rsidR="58439327" w:rsidRDefault="58439327" w:rsidP="7E5BAF75">
      <w:pPr>
        <w:rPr>
          <w:rFonts w:ascii="Aptos" w:eastAsia="Aptos" w:hAnsi="Aptos" w:cs="Aptos"/>
          <w:color w:val="000000" w:themeColor="text1"/>
          <w:u w:val="single"/>
          <w:lang w:val="en-SG"/>
        </w:rPr>
      </w:pPr>
      <w:r w:rsidRPr="7E5BAF75">
        <w:rPr>
          <w:rFonts w:ascii="Aptos" w:eastAsia="Aptos" w:hAnsi="Aptos" w:cs="Aptos"/>
          <w:color w:val="000000" w:themeColor="text1"/>
          <w:u w:val="single"/>
          <w:lang w:val="en-SG"/>
        </w:rPr>
        <w:t>For the Mayor</w:t>
      </w:r>
    </w:p>
    <w:p w14:paraId="062DB156" w14:textId="48C5EBC1" w:rsidR="58439327" w:rsidRDefault="58439327" w:rsidP="7E5BAF75">
      <w:pPr>
        <w:rPr>
          <w:rFonts w:ascii="Aptos" w:eastAsia="Aptos" w:hAnsi="Aptos" w:cs="Aptos"/>
          <w:color w:val="000000" w:themeColor="text1"/>
          <w:lang w:val="en-SG"/>
        </w:rPr>
      </w:pPr>
      <w:r w:rsidRPr="7E5BAF75">
        <w:rPr>
          <w:rFonts w:ascii="Aptos" w:eastAsia="Aptos" w:hAnsi="Aptos" w:cs="Aptos"/>
          <w:color w:val="000000" w:themeColor="text1"/>
          <w:lang w:val="en-SG"/>
        </w:rPr>
        <w:t>While there may be some short-term embarrassment stemming from the aide’s circumstances,</w:t>
      </w:r>
      <w:r w:rsidR="02D7B694" w:rsidRPr="7E5BAF75">
        <w:rPr>
          <w:rFonts w:ascii="Aptos" w:eastAsia="Aptos" w:hAnsi="Aptos" w:cs="Aptos"/>
          <w:color w:val="000000" w:themeColor="text1"/>
          <w:lang w:val="en-SG"/>
        </w:rPr>
        <w:t xml:space="preserve"> and these should be </w:t>
      </w:r>
      <w:r w:rsidR="00DA4069">
        <w:rPr>
          <w:rFonts w:ascii="Aptos" w:eastAsia="Aptos" w:hAnsi="Aptos" w:cs="Aptos"/>
          <w:color w:val="000000" w:themeColor="text1"/>
          <w:lang w:val="en-SG"/>
        </w:rPr>
        <w:t>further studied</w:t>
      </w:r>
      <w:r w:rsidR="02D7B694" w:rsidRPr="7E5BAF75">
        <w:rPr>
          <w:rFonts w:ascii="Aptos" w:eastAsia="Aptos" w:hAnsi="Aptos" w:cs="Aptos"/>
          <w:color w:val="000000" w:themeColor="text1"/>
          <w:lang w:val="en-SG"/>
        </w:rPr>
        <w:t xml:space="preserve"> </w:t>
      </w:r>
      <w:del w:id="162" w:author="Tee, Benjamin" w:date="2025-12-03T17:58:00Z" w16du:dateUtc="2025-12-03T17:58:00Z">
        <w:r w:rsidR="02D7B694" w:rsidRPr="7E5BAF75" w:rsidDel="00082F7D">
          <w:rPr>
            <w:rFonts w:ascii="Aptos" w:eastAsia="Aptos" w:hAnsi="Aptos" w:cs="Aptos"/>
            <w:color w:val="000000" w:themeColor="text1"/>
            <w:lang w:val="en-SG"/>
          </w:rPr>
          <w:delText xml:space="preserve">in order </w:delText>
        </w:r>
      </w:del>
      <w:r w:rsidR="02D7B694" w:rsidRPr="7E5BAF75">
        <w:rPr>
          <w:rFonts w:ascii="Aptos" w:eastAsia="Aptos" w:hAnsi="Aptos" w:cs="Aptos"/>
          <w:color w:val="000000" w:themeColor="text1"/>
          <w:lang w:val="en-SG"/>
        </w:rPr>
        <w:t xml:space="preserve">to </w:t>
      </w:r>
      <w:del w:id="163" w:author="Tee, Benjamin" w:date="2025-12-03T16:28:00Z" w16du:dateUtc="2025-12-03T16:28:00Z">
        <w:r w:rsidR="02D7B694" w:rsidRPr="7E5BAF75" w:rsidDel="00032150">
          <w:rPr>
            <w:rFonts w:ascii="Aptos" w:eastAsia="Aptos" w:hAnsi="Aptos" w:cs="Aptos"/>
            <w:color w:val="000000" w:themeColor="text1"/>
            <w:lang w:val="en-SG"/>
          </w:rPr>
          <w:delText xml:space="preserve">be able to </w:delText>
        </w:r>
      </w:del>
      <w:r w:rsidR="02D7B694" w:rsidRPr="7E5BAF75">
        <w:rPr>
          <w:rFonts w:ascii="Aptos" w:eastAsia="Aptos" w:hAnsi="Aptos" w:cs="Aptos"/>
          <w:color w:val="000000" w:themeColor="text1"/>
          <w:lang w:val="en-SG"/>
        </w:rPr>
        <w:t>satisfy</w:t>
      </w:r>
      <w:r w:rsidR="7AEF3460" w:rsidRPr="7E5BAF75">
        <w:rPr>
          <w:rFonts w:ascii="Aptos" w:eastAsia="Aptos" w:hAnsi="Aptos" w:cs="Aptos"/>
          <w:color w:val="000000" w:themeColor="text1"/>
          <w:lang w:val="en-SG"/>
        </w:rPr>
        <w:t xml:space="preserve"> </w:t>
      </w:r>
      <w:del w:id="164" w:author="Tee, Benjamin" w:date="2025-12-03T16:28:00Z" w16du:dateUtc="2025-12-03T16:28:00Z">
        <w:r w:rsidR="7AEF3460" w:rsidRPr="7E5BAF75" w:rsidDel="004C5261">
          <w:rPr>
            <w:rFonts w:ascii="Aptos" w:eastAsia="Aptos" w:hAnsi="Aptos" w:cs="Aptos"/>
            <w:color w:val="000000" w:themeColor="text1"/>
            <w:lang w:val="en-SG"/>
          </w:rPr>
          <w:delText>the</w:delText>
        </w:r>
        <w:r w:rsidR="02D7B694" w:rsidRPr="7E5BAF75" w:rsidDel="004C5261">
          <w:rPr>
            <w:rFonts w:ascii="Aptos" w:eastAsia="Aptos" w:hAnsi="Aptos" w:cs="Aptos"/>
            <w:color w:val="000000" w:themeColor="text1"/>
            <w:lang w:val="en-SG"/>
          </w:rPr>
          <w:delText xml:space="preserve"> </w:delText>
        </w:r>
      </w:del>
      <w:r w:rsidR="02D7B694" w:rsidRPr="7E5BAF75">
        <w:rPr>
          <w:rFonts w:ascii="Aptos" w:eastAsia="Aptos" w:hAnsi="Aptos" w:cs="Aptos"/>
          <w:color w:val="000000" w:themeColor="text1"/>
          <w:lang w:val="en-SG"/>
        </w:rPr>
        <w:t>public interest in ensuring trust in public officials,</w:t>
      </w:r>
      <w:r w:rsidR="2560C80B" w:rsidRPr="7E5BAF75">
        <w:rPr>
          <w:rFonts w:ascii="Aptos" w:eastAsia="Aptos" w:hAnsi="Aptos" w:cs="Aptos"/>
          <w:color w:val="000000" w:themeColor="text1"/>
          <w:lang w:val="en-SG"/>
        </w:rPr>
        <w:t xml:space="preserve"> </w:t>
      </w:r>
      <w:r w:rsidR="7D41B53C" w:rsidRPr="7E5BAF75">
        <w:rPr>
          <w:rFonts w:ascii="Aptos" w:eastAsia="Aptos" w:hAnsi="Aptos" w:cs="Aptos"/>
          <w:color w:val="000000" w:themeColor="text1"/>
          <w:lang w:val="en-SG"/>
        </w:rPr>
        <w:t>the opposition’s proposal is not a wholly bad development for the Mayor’s office.</w:t>
      </w:r>
    </w:p>
    <w:p w14:paraId="3A2FE4D2" w14:textId="443E9D63" w:rsidR="7D41B53C" w:rsidRDefault="7D41B53C" w:rsidP="7E5BAF75">
      <w:pPr>
        <w:rPr>
          <w:rFonts w:ascii="Aptos" w:eastAsia="Aptos" w:hAnsi="Aptos" w:cs="Aptos"/>
          <w:color w:val="000000" w:themeColor="text1"/>
          <w:lang w:val="en-SG"/>
        </w:rPr>
      </w:pPr>
      <w:r w:rsidRPr="7E5BAF75">
        <w:rPr>
          <w:rFonts w:ascii="Aptos" w:eastAsia="Aptos" w:hAnsi="Aptos" w:cs="Aptos"/>
          <w:i/>
          <w:iCs/>
          <w:color w:val="000000" w:themeColor="text1"/>
          <w:lang w:val="en-SG"/>
        </w:rPr>
        <w:t>Cons</w:t>
      </w:r>
    </w:p>
    <w:p w14:paraId="5CBA8019" w14:textId="37F764FF" w:rsidR="7D41B53C" w:rsidRDefault="7D41B53C" w:rsidP="7E5BAF75">
      <w:pPr>
        <w:pStyle w:val="ListParagraph"/>
        <w:numPr>
          <w:ilvl w:val="0"/>
          <w:numId w:val="6"/>
        </w:numPr>
        <w:rPr>
          <w:rFonts w:ascii="Aptos" w:eastAsia="Aptos" w:hAnsi="Aptos" w:cs="Aptos"/>
          <w:color w:val="000000" w:themeColor="text1"/>
          <w:lang w:val="en-SG"/>
        </w:rPr>
      </w:pPr>
      <w:r w:rsidRPr="7E5BAF75">
        <w:rPr>
          <w:rFonts w:ascii="Aptos" w:eastAsia="Aptos" w:hAnsi="Aptos" w:cs="Aptos"/>
          <w:color w:val="000000" w:themeColor="text1"/>
          <w:lang w:val="en-SG"/>
        </w:rPr>
        <w:t>Short-term embarrassment relating to specific circumstances that prompted the proposal; potential loss of a valuable aide.</w:t>
      </w:r>
    </w:p>
    <w:p w14:paraId="58349E51" w14:textId="112F6072" w:rsidR="7D41B53C" w:rsidRDefault="7D41B53C" w:rsidP="7E5BAF75">
      <w:pPr>
        <w:pStyle w:val="ListParagraph"/>
        <w:numPr>
          <w:ilvl w:val="0"/>
          <w:numId w:val="6"/>
        </w:numPr>
        <w:rPr>
          <w:rFonts w:ascii="Aptos" w:eastAsia="Aptos" w:hAnsi="Aptos" w:cs="Aptos"/>
          <w:color w:val="000000" w:themeColor="text1"/>
          <w:lang w:val="en-SG"/>
        </w:rPr>
      </w:pPr>
      <w:r w:rsidRPr="7E5BAF75">
        <w:rPr>
          <w:rFonts w:ascii="Aptos" w:eastAsia="Aptos" w:hAnsi="Aptos" w:cs="Aptos"/>
          <w:color w:val="000000" w:themeColor="text1"/>
          <w:lang w:val="en-SG"/>
        </w:rPr>
        <w:t>Damage to the reputation of the Mayor’s office and distraction from its other initiatives.</w:t>
      </w:r>
    </w:p>
    <w:p w14:paraId="0725332A" w14:textId="4A4A326C" w:rsidR="7A4800B1" w:rsidRDefault="7A4800B1" w:rsidP="7E5BAF75">
      <w:pPr>
        <w:pStyle w:val="ListParagraph"/>
        <w:numPr>
          <w:ilvl w:val="0"/>
          <w:numId w:val="6"/>
        </w:numPr>
        <w:rPr>
          <w:rFonts w:ascii="Aptos" w:eastAsia="Aptos" w:hAnsi="Aptos" w:cs="Aptos"/>
          <w:color w:val="000000" w:themeColor="text1"/>
          <w:lang w:val="en-SG"/>
        </w:rPr>
      </w:pPr>
      <w:r w:rsidRPr="7E5BAF75">
        <w:rPr>
          <w:rFonts w:ascii="Aptos" w:eastAsia="Aptos" w:hAnsi="Aptos" w:cs="Aptos"/>
          <w:color w:val="000000" w:themeColor="text1"/>
          <w:lang w:val="en-SG"/>
        </w:rPr>
        <w:t>Landlords subjected to additional costs or administration may transfer their support to other Mayoral candidates in a future election</w:t>
      </w:r>
      <w:r w:rsidR="40810F6A" w:rsidRPr="7E5BAF75">
        <w:rPr>
          <w:rFonts w:ascii="Aptos" w:eastAsia="Aptos" w:hAnsi="Aptos" w:cs="Aptos"/>
          <w:color w:val="000000" w:themeColor="text1"/>
          <w:lang w:val="en-SG"/>
        </w:rPr>
        <w:t>, as might any non-landlord residents whose council tax is increased.</w:t>
      </w:r>
    </w:p>
    <w:p w14:paraId="619211B8" w14:textId="77115960" w:rsidR="7D41B53C" w:rsidRDefault="7D41B53C" w:rsidP="7E5BAF75">
      <w:pPr>
        <w:pStyle w:val="ListParagraph"/>
        <w:numPr>
          <w:ilvl w:val="0"/>
          <w:numId w:val="6"/>
        </w:numPr>
        <w:rPr>
          <w:rFonts w:ascii="Aptos" w:eastAsia="Aptos" w:hAnsi="Aptos" w:cs="Aptos"/>
          <w:color w:val="000000" w:themeColor="text1"/>
          <w:highlight w:val="yellow"/>
          <w:lang w:val="en-SG"/>
        </w:rPr>
      </w:pPr>
      <w:r w:rsidRPr="7E5BAF75">
        <w:rPr>
          <w:rFonts w:ascii="Aptos" w:eastAsia="Aptos" w:hAnsi="Aptos" w:cs="Aptos"/>
          <w:color w:val="000000" w:themeColor="text1"/>
          <w:lang w:val="en-SG"/>
        </w:rPr>
        <w:t>Further work on evaluating and implementing changes to systems likely to demand significant resources and capacity.</w:t>
      </w:r>
      <w:r w:rsidR="693DCDDF" w:rsidRPr="7E5BAF75">
        <w:rPr>
          <w:rFonts w:ascii="Aptos" w:eastAsia="Aptos" w:hAnsi="Aptos" w:cs="Aptos"/>
          <w:color w:val="000000" w:themeColor="text1"/>
          <w:lang w:val="en-SG"/>
        </w:rPr>
        <w:t xml:space="preserve"> </w:t>
      </w:r>
      <w:r w:rsidR="693DCDDF" w:rsidRPr="7E5BAF75">
        <w:rPr>
          <w:rFonts w:ascii="Aptos" w:eastAsia="Aptos" w:hAnsi="Aptos" w:cs="Aptos"/>
          <w:i/>
          <w:iCs/>
          <w:color w:val="000000" w:themeColor="text1"/>
          <w:highlight w:val="yellow"/>
          <w:lang w:val="en-SG"/>
        </w:rPr>
        <w:t>[Link to comments about Council Tax system changes?]</w:t>
      </w:r>
    </w:p>
    <w:p w14:paraId="5CAF3086" w14:textId="5DE7038F" w:rsidR="571195CA" w:rsidRDefault="571195CA" w:rsidP="7E5BAF75">
      <w:pPr>
        <w:pStyle w:val="ListParagraph"/>
        <w:numPr>
          <w:ilvl w:val="0"/>
          <w:numId w:val="6"/>
        </w:numPr>
        <w:rPr>
          <w:rFonts w:ascii="Aptos" w:eastAsia="Aptos" w:hAnsi="Aptos" w:cs="Aptos"/>
          <w:color w:val="000000" w:themeColor="text1"/>
          <w:lang w:val="en-SG"/>
        </w:rPr>
      </w:pPr>
      <w:r w:rsidRPr="7E5BAF75">
        <w:rPr>
          <w:rFonts w:ascii="Aptos" w:eastAsia="Aptos" w:hAnsi="Aptos" w:cs="Aptos"/>
          <w:color w:val="000000" w:themeColor="text1"/>
          <w:lang w:val="en-SG"/>
        </w:rPr>
        <w:t>No guarantee that tax increases or other administrative measures will deliver the desired result of improving availability of housing stock in London; landlords may pay the extra ta</w:t>
      </w:r>
      <w:r w:rsidR="53990CB6" w:rsidRPr="7E5BAF75">
        <w:rPr>
          <w:rFonts w:ascii="Aptos" w:eastAsia="Aptos" w:hAnsi="Aptos" w:cs="Aptos"/>
          <w:color w:val="000000" w:themeColor="text1"/>
          <w:lang w:val="en-SG"/>
        </w:rPr>
        <w:t>x but not release the property – especially large companies with developed infrastructures</w:t>
      </w:r>
      <w:r w:rsidRPr="7E5BAF75">
        <w:rPr>
          <w:rFonts w:ascii="Aptos" w:eastAsia="Aptos" w:hAnsi="Aptos" w:cs="Aptos"/>
          <w:color w:val="000000" w:themeColor="text1"/>
          <w:lang w:val="en-SG"/>
        </w:rPr>
        <w:t>.</w:t>
      </w:r>
    </w:p>
    <w:p w14:paraId="2717EF96" w14:textId="3545A723" w:rsidR="7D41B53C" w:rsidRDefault="7D41B53C" w:rsidP="7E5BAF75">
      <w:pPr>
        <w:rPr>
          <w:rFonts w:ascii="Aptos" w:eastAsia="Aptos" w:hAnsi="Aptos" w:cs="Aptos"/>
          <w:color w:val="000000" w:themeColor="text1"/>
          <w:lang w:val="en-SG"/>
        </w:rPr>
      </w:pPr>
      <w:r w:rsidRPr="7E5BAF75">
        <w:rPr>
          <w:rFonts w:ascii="Aptos" w:eastAsia="Aptos" w:hAnsi="Aptos" w:cs="Aptos"/>
          <w:i/>
          <w:iCs/>
          <w:color w:val="000000" w:themeColor="text1"/>
          <w:lang w:val="en-SG"/>
        </w:rPr>
        <w:t>Pros</w:t>
      </w:r>
    </w:p>
    <w:p w14:paraId="01D3861F" w14:textId="17AB6470" w:rsidR="2EB0BF0C" w:rsidRDefault="2EB0BF0C" w:rsidP="7E5BAF75">
      <w:pPr>
        <w:pStyle w:val="ListParagraph"/>
        <w:numPr>
          <w:ilvl w:val="0"/>
          <w:numId w:val="5"/>
        </w:numPr>
        <w:rPr>
          <w:rFonts w:ascii="Aptos" w:eastAsia="Aptos" w:hAnsi="Aptos" w:cs="Aptos"/>
          <w:color w:val="000000" w:themeColor="text1"/>
          <w:lang w:val="en-SG"/>
        </w:rPr>
      </w:pPr>
      <w:r w:rsidRPr="7E5BAF75">
        <w:rPr>
          <w:rFonts w:ascii="Aptos" w:eastAsia="Aptos" w:hAnsi="Aptos" w:cs="Aptos"/>
          <w:color w:val="000000" w:themeColor="text1"/>
          <w:lang w:val="en-SG"/>
        </w:rPr>
        <w:t xml:space="preserve">Draws attention to Mayor’s previous actions in this area. May give increased momentum to allow changes to be made now that the </w:t>
      </w:r>
      <w:r w:rsidR="5A42333E" w:rsidRPr="7E5BAF75">
        <w:rPr>
          <w:rFonts w:ascii="Aptos" w:eastAsia="Aptos" w:hAnsi="Aptos" w:cs="Aptos"/>
          <w:color w:val="000000" w:themeColor="text1"/>
          <w:lang w:val="en-SG"/>
        </w:rPr>
        <w:t>opposition are “on side”</w:t>
      </w:r>
      <w:r w:rsidRPr="7E5BAF75">
        <w:rPr>
          <w:rFonts w:ascii="Aptos" w:eastAsia="Aptos" w:hAnsi="Aptos" w:cs="Aptos"/>
          <w:color w:val="000000" w:themeColor="text1"/>
          <w:lang w:val="en-SG"/>
        </w:rPr>
        <w:t>.</w:t>
      </w:r>
    </w:p>
    <w:p w14:paraId="77754C2E" w14:textId="7990F4F7" w:rsidR="58EA0D6B" w:rsidRDefault="58EA0D6B" w:rsidP="7E5BAF75">
      <w:pPr>
        <w:pStyle w:val="ListParagraph"/>
        <w:numPr>
          <w:ilvl w:val="0"/>
          <w:numId w:val="5"/>
        </w:numPr>
        <w:rPr>
          <w:del w:id="165" w:author="Hughes, Owen" w:date="2025-12-04T19:37:00Z" w16du:dateUtc="2025-12-04T19:37:10Z"/>
          <w:rFonts w:ascii="Aptos" w:eastAsia="Aptos" w:hAnsi="Aptos" w:cs="Aptos"/>
          <w:color w:val="000000" w:themeColor="text1"/>
          <w:lang w:val="en-SG"/>
        </w:rPr>
      </w:pPr>
      <w:r w:rsidRPr="7E5BAF75">
        <w:rPr>
          <w:rFonts w:ascii="Aptos" w:eastAsia="Aptos" w:hAnsi="Aptos" w:cs="Aptos"/>
          <w:color w:val="000000" w:themeColor="text1"/>
          <w:lang w:val="en-SG"/>
        </w:rPr>
        <w:t>Potential for increased support at next Mayoral elections.</w:t>
      </w:r>
    </w:p>
    <w:p w14:paraId="65D389DD" w14:textId="69C96B2A" w:rsidR="58EA0D6B" w:rsidRDefault="58EA0D6B">
      <w:pPr>
        <w:numPr>
          <w:ilvl w:val="0"/>
          <w:numId w:val="5"/>
        </w:numPr>
        <w:ind w:left="0" w:firstLine="0"/>
        <w:rPr>
          <w:del w:id="166" w:author="Hughes, Owen" w:date="2025-12-04T19:37:00Z" w16du:dateUtc="2025-12-04T19:37:09Z"/>
          <w:rFonts w:ascii="Aptos" w:eastAsia="Aptos" w:hAnsi="Aptos" w:cs="Aptos"/>
          <w:color w:val="000000" w:themeColor="text1"/>
          <w:lang w:val="en-SG"/>
        </w:rPr>
        <w:pPrChange w:id="167" w:author="Hughes, Owen" w:date="2025-12-04T20:00:00Z" w16du:dateUtc="2025-12-04T20:00:00Z">
          <w:pPr>
            <w:pStyle w:val="ListParagraph"/>
            <w:numPr>
              <w:numId w:val="5"/>
            </w:numPr>
            <w:ind w:hanging="360"/>
          </w:pPr>
        </w:pPrChange>
      </w:pPr>
      <w:del w:id="168" w:author="Hughes, Owen" w:date="2025-12-04T19:37:00Z">
        <w:r w:rsidRPr="7E5BAF75">
          <w:rPr>
            <w:rFonts w:ascii="Aptos" w:eastAsia="Aptos" w:hAnsi="Aptos" w:cs="Aptos"/>
            <w:color w:val="000000" w:themeColor="text1"/>
            <w:lang w:val="en-SG"/>
          </w:rPr>
          <w:delText>Potential for some limited increased availability of housing stock, although this is unlikely to be significant.</w:delText>
        </w:r>
      </w:del>
    </w:p>
    <w:p w14:paraId="57E9226B" w14:textId="0542ACFE" w:rsidR="58EA0D6B" w:rsidRDefault="58EA0D6B" w:rsidP="7E5BAF75">
      <w:pPr>
        <w:pStyle w:val="ListParagraph"/>
        <w:numPr>
          <w:ilvl w:val="0"/>
          <w:numId w:val="5"/>
        </w:numPr>
        <w:rPr>
          <w:rFonts w:ascii="Aptos" w:eastAsia="Aptos" w:hAnsi="Aptos" w:cs="Aptos"/>
          <w:color w:val="000000" w:themeColor="text1"/>
          <w:lang w:val="en-SG"/>
        </w:rPr>
      </w:pPr>
      <w:r w:rsidRPr="7E5BAF75">
        <w:rPr>
          <w:rFonts w:ascii="Aptos" w:eastAsia="Aptos" w:hAnsi="Aptos" w:cs="Aptos"/>
          <w:color w:val="000000" w:themeColor="text1"/>
          <w:lang w:val="en-SG"/>
        </w:rPr>
        <w:t>Highlights that</w:t>
      </w:r>
      <w:r w:rsidR="1855D30F" w:rsidRPr="7E5BAF75">
        <w:rPr>
          <w:rFonts w:ascii="Aptos" w:eastAsia="Aptos" w:hAnsi="Aptos" w:cs="Aptos"/>
          <w:color w:val="000000" w:themeColor="text1"/>
          <w:lang w:val="en-SG"/>
        </w:rPr>
        <w:t xml:space="preserve"> </w:t>
      </w:r>
      <w:r w:rsidRPr="7E5BAF75">
        <w:rPr>
          <w:rFonts w:ascii="Aptos" w:eastAsia="Aptos" w:hAnsi="Aptos" w:cs="Aptos"/>
          <w:color w:val="000000" w:themeColor="text1"/>
          <w:lang w:val="en-SG"/>
        </w:rPr>
        <w:t>part of the reason for a lack of housing availability across London is due to the high proportion of property being used for short-term lets</w:t>
      </w:r>
      <w:r w:rsidR="6C138A28" w:rsidRPr="7E5BAF75">
        <w:rPr>
          <w:rFonts w:ascii="Aptos" w:eastAsia="Aptos" w:hAnsi="Aptos" w:cs="Aptos"/>
          <w:color w:val="000000" w:themeColor="text1"/>
          <w:lang w:val="en-SG"/>
        </w:rPr>
        <w:t>; that is, it is not entirely down to a lack of new-build properties</w:t>
      </w:r>
      <w:r w:rsidRPr="7E5BAF75">
        <w:rPr>
          <w:rFonts w:ascii="Aptos" w:eastAsia="Aptos" w:hAnsi="Aptos" w:cs="Aptos"/>
          <w:color w:val="000000" w:themeColor="text1"/>
          <w:lang w:val="en-SG"/>
        </w:rPr>
        <w:t>.</w:t>
      </w:r>
    </w:p>
    <w:p w14:paraId="600CAB21" w14:textId="63758F98" w:rsidR="58EA0D6B" w:rsidRDefault="58EA0D6B" w:rsidP="7E5BAF75">
      <w:pPr>
        <w:rPr>
          <w:rFonts w:ascii="Aptos" w:eastAsia="Aptos" w:hAnsi="Aptos" w:cs="Aptos"/>
          <w:color w:val="000000" w:themeColor="text1"/>
          <w:u w:val="single"/>
          <w:lang w:val="en-SG"/>
        </w:rPr>
      </w:pPr>
      <w:r w:rsidRPr="7E5BAF75">
        <w:rPr>
          <w:rFonts w:ascii="Aptos" w:eastAsia="Aptos" w:hAnsi="Aptos" w:cs="Aptos"/>
          <w:color w:val="000000" w:themeColor="text1"/>
          <w:u w:val="single"/>
          <w:lang w:val="en-SG"/>
        </w:rPr>
        <w:t>For residents</w:t>
      </w:r>
    </w:p>
    <w:p w14:paraId="77873BFB" w14:textId="1061273D" w:rsidR="68C659E2" w:rsidRDefault="68C659E2" w:rsidP="7E5BAF75">
      <w:pPr>
        <w:rPr>
          <w:rFonts w:ascii="Aptos" w:eastAsia="Aptos" w:hAnsi="Aptos" w:cs="Aptos"/>
          <w:color w:val="000000" w:themeColor="text1"/>
          <w:lang w:val="en-SG"/>
        </w:rPr>
      </w:pPr>
      <w:r w:rsidRPr="7E5BAF75">
        <w:rPr>
          <w:rFonts w:ascii="Aptos" w:eastAsia="Aptos" w:hAnsi="Aptos" w:cs="Aptos"/>
          <w:color w:val="000000" w:themeColor="text1"/>
          <w:lang w:val="en-SG"/>
        </w:rPr>
        <w:t xml:space="preserve">Raising taxes or requiring registration or licensing of “professional” landlords would clearly introduce greater friction and costs for those landlords, the large majority of whom are </w:t>
      </w:r>
      <w:r w:rsidR="41A5BBE7" w:rsidRPr="7E5BAF75">
        <w:rPr>
          <w:rFonts w:ascii="Aptos" w:eastAsia="Aptos" w:hAnsi="Aptos" w:cs="Aptos"/>
          <w:color w:val="000000" w:themeColor="text1"/>
          <w:lang w:val="en-SG"/>
        </w:rPr>
        <w:t>based in the UK, and potentially London.</w:t>
      </w:r>
      <w:r w:rsidR="4ABAD8FA" w:rsidRPr="7E5BAF75">
        <w:rPr>
          <w:rFonts w:ascii="Aptos" w:eastAsia="Aptos" w:hAnsi="Aptos" w:cs="Aptos"/>
          <w:color w:val="000000" w:themeColor="text1"/>
          <w:lang w:val="en-SG"/>
        </w:rPr>
        <w:t xml:space="preserve"> </w:t>
      </w:r>
      <w:r w:rsidR="13EE9EB2" w:rsidRPr="7E5BAF75">
        <w:rPr>
          <w:rFonts w:ascii="Aptos" w:eastAsia="Aptos" w:hAnsi="Aptos" w:cs="Aptos"/>
          <w:color w:val="000000" w:themeColor="text1"/>
          <w:lang w:val="en-SG"/>
        </w:rPr>
        <w:t xml:space="preserve">An unintended consequence of this may be that landlords increase the rate at which they let their properties, to mitigate these effects. </w:t>
      </w:r>
      <w:r w:rsidR="4ABAD8FA" w:rsidRPr="7E5BAF75">
        <w:rPr>
          <w:rFonts w:ascii="Aptos" w:eastAsia="Aptos" w:hAnsi="Aptos" w:cs="Aptos"/>
          <w:color w:val="000000" w:themeColor="text1"/>
          <w:lang w:val="en-SG"/>
        </w:rPr>
        <w:t>However, the impact for residents overall is somewhat more nuanced.</w:t>
      </w:r>
    </w:p>
    <w:p w14:paraId="2AA3D586" w14:textId="5E3687C3" w:rsidR="557CB1E6" w:rsidRDefault="68C659E2" w:rsidP="7E5BAF75">
      <w:pPr>
        <w:rPr>
          <w:rFonts w:ascii="Aptos" w:eastAsia="Aptos" w:hAnsi="Aptos" w:cs="Aptos"/>
          <w:i/>
          <w:iCs/>
          <w:color w:val="000000" w:themeColor="text1"/>
          <w:lang w:val="en-SG"/>
        </w:rPr>
      </w:pPr>
      <w:r w:rsidRPr="7E5BAF75">
        <w:rPr>
          <w:rFonts w:ascii="Aptos" w:eastAsia="Aptos" w:hAnsi="Aptos" w:cs="Aptos"/>
          <w:i/>
          <w:iCs/>
          <w:color w:val="000000" w:themeColor="text1"/>
          <w:lang w:val="en-SG"/>
        </w:rPr>
        <w:t>Cons</w:t>
      </w:r>
    </w:p>
    <w:p w14:paraId="26A719D9" w14:textId="4644A0BE" w:rsidR="557CB1E6" w:rsidRDefault="1C856D94" w:rsidP="7E5BAF75">
      <w:pPr>
        <w:pStyle w:val="ListParagraph"/>
        <w:numPr>
          <w:ilvl w:val="0"/>
          <w:numId w:val="4"/>
        </w:numPr>
        <w:rPr>
          <w:rFonts w:ascii="Aptos" w:eastAsia="Aptos" w:hAnsi="Aptos" w:cs="Aptos"/>
          <w:color w:val="000000" w:themeColor="text1"/>
          <w:lang w:val="en-SG"/>
        </w:rPr>
      </w:pPr>
      <w:r w:rsidRPr="7E5BAF75">
        <w:rPr>
          <w:rFonts w:ascii="Aptos" w:eastAsia="Aptos" w:hAnsi="Aptos" w:cs="Aptos"/>
          <w:color w:val="000000" w:themeColor="text1"/>
          <w:lang w:val="en-SG"/>
        </w:rPr>
        <w:t>If council tax is raised across the board, residents in affected Boroughs will face an increase in their bills.</w:t>
      </w:r>
    </w:p>
    <w:p w14:paraId="72D899F9" w14:textId="14E5C886" w:rsidR="557CB1E6" w:rsidRDefault="0E2EC85A" w:rsidP="7E5BAF75">
      <w:pPr>
        <w:pStyle w:val="ListParagraph"/>
        <w:numPr>
          <w:ilvl w:val="0"/>
          <w:numId w:val="4"/>
        </w:numPr>
        <w:rPr>
          <w:rFonts w:ascii="Aptos" w:eastAsia="Aptos" w:hAnsi="Aptos" w:cs="Aptos"/>
          <w:color w:val="000000" w:themeColor="text1"/>
          <w:lang w:val="en-SG"/>
        </w:rPr>
      </w:pPr>
      <w:r w:rsidRPr="7E5BAF75">
        <w:rPr>
          <w:rFonts w:ascii="Aptos" w:eastAsia="Aptos" w:hAnsi="Aptos" w:cs="Aptos"/>
          <w:color w:val="000000" w:themeColor="text1"/>
          <w:lang w:val="en-SG"/>
        </w:rPr>
        <w:t xml:space="preserve">This would be especially, and disproportionately, burdensome for those residents who are landlords and are already paying the required amount of income tax on their </w:t>
      </w:r>
      <w:del w:id="169" w:author="Hughes, Owen" w:date="2025-12-04T15:48:00Z">
        <w:r w:rsidRPr="7E5BAF75">
          <w:rPr>
            <w:rFonts w:ascii="Aptos" w:eastAsia="Aptos" w:hAnsi="Aptos" w:cs="Aptos"/>
            <w:color w:val="000000" w:themeColor="text1"/>
            <w:lang w:val="en-SG"/>
          </w:rPr>
          <w:delText>earnings, and</w:delText>
        </w:r>
      </w:del>
      <w:ins w:id="170" w:author="Hughes, Owen" w:date="2025-12-04T15:48:00Z">
        <w:r w:rsidR="78DF72C5" w:rsidRPr="19517C50">
          <w:rPr>
            <w:rFonts w:ascii="Aptos" w:eastAsia="Aptos" w:hAnsi="Aptos" w:cs="Aptos"/>
            <w:color w:val="000000" w:themeColor="text1"/>
            <w:lang w:val="en-SG"/>
          </w:rPr>
          <w:t>earnings and</w:t>
        </w:r>
      </w:ins>
      <w:r w:rsidRPr="7E5BAF75">
        <w:rPr>
          <w:rFonts w:ascii="Aptos" w:eastAsia="Aptos" w:hAnsi="Aptos" w:cs="Aptos"/>
          <w:color w:val="000000" w:themeColor="text1"/>
          <w:lang w:val="en-SG"/>
        </w:rPr>
        <w:t xml:space="preserve"> may discourage them from improving their circumstances in this way.</w:t>
      </w:r>
    </w:p>
    <w:p w14:paraId="75108AE4" w14:textId="2F68A65C" w:rsidR="557CB1E6" w:rsidRDefault="74D040CC" w:rsidP="7E5BAF75">
      <w:pPr>
        <w:rPr>
          <w:rFonts w:ascii="Aptos" w:eastAsia="Aptos" w:hAnsi="Aptos" w:cs="Aptos"/>
          <w:i/>
          <w:iCs/>
          <w:color w:val="000000" w:themeColor="text1"/>
          <w:lang w:val="en-SG"/>
        </w:rPr>
      </w:pPr>
      <w:r w:rsidRPr="7E5BAF75">
        <w:rPr>
          <w:rFonts w:ascii="Aptos" w:eastAsia="Aptos" w:hAnsi="Aptos" w:cs="Aptos"/>
          <w:i/>
          <w:iCs/>
          <w:color w:val="000000" w:themeColor="text1"/>
          <w:lang w:val="en-SG"/>
        </w:rPr>
        <w:t>Pros</w:t>
      </w:r>
    </w:p>
    <w:p w14:paraId="27758A6B" w14:textId="73ECA619" w:rsidR="557CB1E6" w:rsidRDefault="74D040CC" w:rsidP="7E5BAF75">
      <w:pPr>
        <w:pStyle w:val="ListParagraph"/>
        <w:numPr>
          <w:ilvl w:val="0"/>
          <w:numId w:val="3"/>
        </w:numPr>
        <w:rPr>
          <w:rFonts w:ascii="Aptos" w:eastAsia="Aptos" w:hAnsi="Aptos" w:cs="Aptos"/>
          <w:color w:val="000000" w:themeColor="text1"/>
          <w:lang w:val="en-SG"/>
        </w:rPr>
      </w:pPr>
      <w:r w:rsidRPr="7E5BAF75">
        <w:rPr>
          <w:rFonts w:ascii="Aptos" w:eastAsia="Aptos" w:hAnsi="Aptos" w:cs="Aptos"/>
          <w:color w:val="000000" w:themeColor="text1"/>
          <w:lang w:val="en-SG"/>
        </w:rPr>
        <w:t>There may potentially be some increase in available housing stock resulting from changes introduced.</w:t>
      </w:r>
    </w:p>
    <w:p w14:paraId="04E5FA11" w14:textId="45FBBC4C" w:rsidR="557CB1E6" w:rsidRDefault="74D040CC" w:rsidP="7E5BAF75">
      <w:pPr>
        <w:pStyle w:val="ListParagraph"/>
        <w:numPr>
          <w:ilvl w:val="0"/>
          <w:numId w:val="3"/>
        </w:numPr>
        <w:rPr>
          <w:rFonts w:ascii="Aptos" w:eastAsia="Aptos" w:hAnsi="Aptos" w:cs="Aptos"/>
          <w:color w:val="000000" w:themeColor="text1"/>
          <w:lang w:val="en-SG"/>
        </w:rPr>
      </w:pPr>
      <w:r w:rsidRPr="7E5BAF75">
        <w:rPr>
          <w:rFonts w:ascii="Aptos" w:eastAsia="Aptos" w:hAnsi="Aptos" w:cs="Aptos"/>
          <w:color w:val="000000" w:themeColor="text1"/>
          <w:lang w:val="en-SG"/>
        </w:rPr>
        <w:t>A reduction in the proportion of properties given over to short-term letting in a Borough may also result in a reduction in some of the other negative effects that have been mentioned above.</w:t>
      </w:r>
    </w:p>
    <w:p w14:paraId="232A68D6" w14:textId="7A1C0B04" w:rsidR="557CB1E6" w:rsidRDefault="74D040CC" w:rsidP="7E5BAF75">
      <w:pPr>
        <w:rPr>
          <w:rFonts w:ascii="Aptos" w:eastAsia="Aptos" w:hAnsi="Aptos" w:cs="Aptos"/>
          <w:color w:val="000000" w:themeColor="text1"/>
          <w:u w:val="single"/>
          <w:lang w:val="en-SG"/>
        </w:rPr>
      </w:pPr>
      <w:r w:rsidRPr="7E5BAF75">
        <w:rPr>
          <w:rFonts w:ascii="Aptos" w:eastAsia="Aptos" w:hAnsi="Aptos" w:cs="Aptos"/>
          <w:color w:val="000000" w:themeColor="text1"/>
          <w:u w:val="single"/>
          <w:lang w:val="en-SG"/>
        </w:rPr>
        <w:t>For the city</w:t>
      </w:r>
    </w:p>
    <w:p w14:paraId="282E1016" w14:textId="236C5A4C" w:rsidR="557CB1E6" w:rsidRDefault="06C63973" w:rsidP="7E5BAF75">
      <w:pPr>
        <w:rPr>
          <w:rFonts w:ascii="Aptos" w:eastAsia="Aptos" w:hAnsi="Aptos" w:cs="Aptos"/>
          <w:i/>
          <w:iCs/>
          <w:color w:val="000000" w:themeColor="text1"/>
          <w:highlight w:val="yellow"/>
          <w:lang w:val="en-SG"/>
        </w:rPr>
      </w:pPr>
      <w:r w:rsidRPr="7E5BAF75">
        <w:rPr>
          <w:rFonts w:ascii="Aptos" w:eastAsia="Aptos" w:hAnsi="Aptos" w:cs="Aptos"/>
          <w:i/>
          <w:iCs/>
          <w:color w:val="000000" w:themeColor="text1"/>
          <w:highlight w:val="yellow"/>
          <w:lang w:val="en-SG"/>
        </w:rPr>
        <w:t>[This is a bit ‘difficult’ as a lot of the pros/cons are reflections of the above but as a first go</w:t>
      </w:r>
      <w:r w:rsidR="7A664A17" w:rsidRPr="7E5BAF75">
        <w:rPr>
          <w:rFonts w:ascii="Aptos" w:eastAsia="Aptos" w:hAnsi="Aptos" w:cs="Aptos"/>
          <w:i/>
          <w:iCs/>
          <w:color w:val="000000" w:themeColor="text1"/>
          <w:highlight w:val="yellow"/>
          <w:lang w:val="en-SG"/>
        </w:rPr>
        <w:t>, based on Ben’s notes</w:t>
      </w:r>
      <w:r w:rsidRPr="7E5BAF75">
        <w:rPr>
          <w:rFonts w:ascii="Aptos" w:eastAsia="Aptos" w:hAnsi="Aptos" w:cs="Aptos"/>
          <w:i/>
          <w:iCs/>
          <w:color w:val="000000" w:themeColor="text1"/>
          <w:highlight w:val="yellow"/>
          <w:lang w:val="en-SG"/>
        </w:rPr>
        <w:t>...:]</w:t>
      </w:r>
    </w:p>
    <w:p w14:paraId="312B0541" w14:textId="755547E9" w:rsidR="557CB1E6" w:rsidRDefault="06C63973" w:rsidP="7E5BAF75">
      <w:pPr>
        <w:rPr>
          <w:rFonts w:ascii="Aptos" w:eastAsia="Aptos" w:hAnsi="Aptos" w:cs="Aptos"/>
          <w:i/>
          <w:iCs/>
          <w:color w:val="000000" w:themeColor="text1"/>
          <w:lang w:val="en-SG"/>
        </w:rPr>
      </w:pPr>
      <w:r w:rsidRPr="7E5BAF75">
        <w:rPr>
          <w:rFonts w:ascii="Aptos" w:eastAsia="Aptos" w:hAnsi="Aptos" w:cs="Aptos"/>
          <w:i/>
          <w:iCs/>
          <w:color w:val="000000" w:themeColor="text1"/>
          <w:lang w:val="en-SG"/>
        </w:rPr>
        <w:t>Cons</w:t>
      </w:r>
    </w:p>
    <w:p w14:paraId="5387DEA9" w14:textId="2036EBCC" w:rsidR="557CB1E6" w:rsidRDefault="06C63973" w:rsidP="7E5BAF75">
      <w:pPr>
        <w:pStyle w:val="ListParagraph"/>
        <w:numPr>
          <w:ilvl w:val="0"/>
          <w:numId w:val="2"/>
        </w:numPr>
        <w:rPr>
          <w:rFonts w:ascii="Aptos" w:eastAsia="Aptos" w:hAnsi="Aptos" w:cs="Aptos"/>
          <w:color w:val="000000" w:themeColor="text1"/>
          <w:lang w:val="en-SG"/>
        </w:rPr>
      </w:pPr>
      <w:r w:rsidRPr="7E5BAF75">
        <w:rPr>
          <w:rFonts w:ascii="Aptos" w:eastAsia="Aptos" w:hAnsi="Aptos" w:cs="Aptos"/>
          <w:color w:val="000000" w:themeColor="text1"/>
          <w:lang w:val="en-SG"/>
        </w:rPr>
        <w:t xml:space="preserve">Introducing too many restrictions or additional friction for landlords may contribute towards an impression that London is less business-friendly than it has been </w:t>
      </w:r>
      <w:r w:rsidR="4A852DB3" w:rsidRPr="7E5BAF75">
        <w:rPr>
          <w:rFonts w:ascii="Aptos" w:eastAsia="Aptos" w:hAnsi="Aptos" w:cs="Aptos"/>
          <w:color w:val="000000" w:themeColor="text1"/>
          <w:lang w:val="en-SG"/>
        </w:rPr>
        <w:t>historically. Longer-term this may result in a depressed level of investment in the city.</w:t>
      </w:r>
    </w:p>
    <w:p w14:paraId="12D4CAC4" w14:textId="1242A542" w:rsidR="557CB1E6" w:rsidRDefault="421D75FE" w:rsidP="7E5BAF75">
      <w:pPr>
        <w:pStyle w:val="ListParagraph"/>
        <w:numPr>
          <w:ilvl w:val="0"/>
          <w:numId w:val="2"/>
        </w:numPr>
        <w:rPr>
          <w:rFonts w:ascii="Aptos" w:eastAsia="Aptos" w:hAnsi="Aptos" w:cs="Aptos"/>
          <w:color w:val="000000" w:themeColor="text1"/>
          <w:lang w:val="en-SG"/>
        </w:rPr>
      </w:pPr>
      <w:r w:rsidRPr="7E5BAF75">
        <w:rPr>
          <w:rFonts w:ascii="Aptos" w:eastAsia="Aptos" w:hAnsi="Aptos" w:cs="Aptos"/>
          <w:color w:val="000000" w:themeColor="text1"/>
          <w:lang w:val="en-SG"/>
        </w:rPr>
        <w:t>Landlords may simply pass on the costs to their guests, increasing the cost of visiting London and potentially diminishing its attractiveness as a tourist destination, with a net negative effect on London’s economy.</w:t>
      </w:r>
    </w:p>
    <w:p w14:paraId="50D4B3E9" w14:textId="33E1E103" w:rsidR="557CB1E6" w:rsidRDefault="4A852DB3" w:rsidP="7E5BAF75">
      <w:pPr>
        <w:pStyle w:val="ListParagraph"/>
        <w:numPr>
          <w:ilvl w:val="0"/>
          <w:numId w:val="2"/>
        </w:numPr>
        <w:rPr>
          <w:rFonts w:ascii="Aptos" w:eastAsia="Aptos" w:hAnsi="Aptos" w:cs="Aptos"/>
          <w:color w:val="000000" w:themeColor="text1"/>
          <w:lang w:val="en-SG"/>
        </w:rPr>
      </w:pPr>
      <w:r w:rsidRPr="7E5BAF75">
        <w:rPr>
          <w:rFonts w:ascii="Aptos" w:eastAsia="Aptos" w:hAnsi="Aptos" w:cs="Aptos"/>
          <w:color w:val="000000" w:themeColor="text1"/>
          <w:lang w:val="en-SG"/>
        </w:rPr>
        <w:t>It is unlikely that hosts with enough capital to let two or more (or 100 or more) properties in London will be sufficiently concerned by council tax rises to</w:t>
      </w:r>
      <w:r w:rsidR="039F33DA" w:rsidRPr="7E5BAF75">
        <w:rPr>
          <w:rFonts w:ascii="Aptos" w:eastAsia="Aptos" w:hAnsi="Aptos" w:cs="Aptos"/>
          <w:color w:val="000000" w:themeColor="text1"/>
          <w:lang w:val="en-SG"/>
        </w:rPr>
        <w:t xml:space="preserve"> immediately</w:t>
      </w:r>
      <w:r w:rsidRPr="7E5BAF75">
        <w:rPr>
          <w:rFonts w:ascii="Aptos" w:eastAsia="Aptos" w:hAnsi="Aptos" w:cs="Aptos"/>
          <w:color w:val="000000" w:themeColor="text1"/>
          <w:lang w:val="en-SG"/>
        </w:rPr>
        <w:t xml:space="preserve"> release their prop</w:t>
      </w:r>
      <w:r w:rsidR="39D2401C" w:rsidRPr="7E5BAF75">
        <w:rPr>
          <w:rFonts w:ascii="Aptos" w:eastAsia="Aptos" w:hAnsi="Aptos" w:cs="Aptos"/>
          <w:color w:val="000000" w:themeColor="text1"/>
          <w:lang w:val="en-SG"/>
        </w:rPr>
        <w:t>erties back into the market</w:t>
      </w:r>
      <w:r w:rsidR="0F7C2FB3" w:rsidRPr="7E5BAF75">
        <w:rPr>
          <w:rFonts w:ascii="Aptos" w:eastAsia="Aptos" w:hAnsi="Aptos" w:cs="Aptos"/>
          <w:color w:val="000000" w:themeColor="text1"/>
          <w:lang w:val="en-SG"/>
        </w:rPr>
        <w:t>. Property being immovable, any properties that are released may not necessarily be in the locations where housing stock is most needed.</w:t>
      </w:r>
    </w:p>
    <w:p w14:paraId="75315482" w14:textId="1963C92E" w:rsidR="557CB1E6" w:rsidRDefault="251D768C" w:rsidP="7E5BAF75">
      <w:pPr>
        <w:rPr>
          <w:rFonts w:ascii="Aptos" w:eastAsia="Aptos" w:hAnsi="Aptos" w:cs="Aptos"/>
          <w:i/>
          <w:iCs/>
          <w:color w:val="000000" w:themeColor="text1"/>
          <w:lang w:val="en-SG"/>
        </w:rPr>
      </w:pPr>
      <w:r w:rsidRPr="7E5BAF75">
        <w:rPr>
          <w:rFonts w:ascii="Aptos" w:eastAsia="Aptos" w:hAnsi="Aptos" w:cs="Aptos"/>
          <w:i/>
          <w:iCs/>
          <w:color w:val="000000" w:themeColor="text1"/>
          <w:lang w:val="en-SG"/>
        </w:rPr>
        <w:t>Pros</w:t>
      </w:r>
    </w:p>
    <w:p w14:paraId="1F7AAE40" w14:textId="0D949D42" w:rsidR="557CB1E6" w:rsidRDefault="52472482" w:rsidP="7E5BAF75">
      <w:pPr>
        <w:pStyle w:val="ListParagraph"/>
        <w:numPr>
          <w:ilvl w:val="0"/>
          <w:numId w:val="1"/>
        </w:numPr>
        <w:rPr>
          <w:rFonts w:ascii="Aptos" w:eastAsia="Aptos" w:hAnsi="Aptos" w:cs="Aptos"/>
          <w:color w:val="000000" w:themeColor="text1"/>
          <w:lang w:val="en-SG"/>
        </w:rPr>
      </w:pPr>
      <w:r w:rsidRPr="7E5BAF75">
        <w:rPr>
          <w:rFonts w:ascii="Aptos" w:eastAsia="Aptos" w:hAnsi="Aptos" w:cs="Aptos"/>
          <w:color w:val="000000" w:themeColor="text1"/>
          <w:lang w:val="en-SG"/>
        </w:rPr>
        <w:t>Potential increase in housing stock.</w:t>
      </w:r>
    </w:p>
    <w:p w14:paraId="2C629AC1" w14:textId="6E0E2F12" w:rsidR="557CB1E6" w:rsidRDefault="52472482" w:rsidP="7E5BAF75">
      <w:pPr>
        <w:pStyle w:val="ListParagraph"/>
        <w:numPr>
          <w:ilvl w:val="0"/>
          <w:numId w:val="1"/>
        </w:numPr>
        <w:rPr>
          <w:rFonts w:ascii="Aptos" w:eastAsia="Aptos" w:hAnsi="Aptos" w:cs="Aptos"/>
          <w:color w:val="000000" w:themeColor="text1"/>
          <w:lang w:val="en-SG"/>
        </w:rPr>
      </w:pPr>
      <w:r w:rsidRPr="7E5BAF75">
        <w:rPr>
          <w:rFonts w:ascii="Aptos" w:eastAsia="Aptos" w:hAnsi="Aptos" w:cs="Aptos"/>
          <w:color w:val="000000" w:themeColor="text1"/>
          <w:lang w:val="en-SG"/>
        </w:rPr>
        <w:t>Potential reduction in the other disbenefits of large proportions of short-term let property in affected areas.</w:t>
      </w:r>
    </w:p>
    <w:p w14:paraId="22DCF479" w14:textId="1C0A369B" w:rsidR="557CB1E6" w:rsidRDefault="52472482" w:rsidP="7E5BAF75">
      <w:pPr>
        <w:pStyle w:val="ListParagraph"/>
        <w:numPr>
          <w:ilvl w:val="0"/>
          <w:numId w:val="1"/>
        </w:numPr>
        <w:rPr>
          <w:rFonts w:ascii="Aptos" w:eastAsia="Aptos" w:hAnsi="Aptos" w:cs="Aptos"/>
          <w:color w:val="000000" w:themeColor="text1"/>
          <w:lang w:val="en-SG"/>
        </w:rPr>
      </w:pPr>
      <w:del w:id="171" w:author="Hughes, Owen" w:date="2025-12-04T15:51:00Z">
        <w:r w:rsidRPr="7E5BAF75">
          <w:rPr>
            <w:rFonts w:ascii="Aptos" w:eastAsia="Aptos" w:hAnsi="Aptos" w:cs="Aptos"/>
            <w:color w:val="000000" w:themeColor="text1"/>
            <w:lang w:val="en-SG"/>
          </w:rPr>
          <w:delText>Depending on the methods ultimately chosen to attempt to curb the short-term letting market, there could be</w:delText>
        </w:r>
      </w:del>
      <w:r w:rsidRPr="7E5BAF75">
        <w:rPr>
          <w:rFonts w:ascii="Aptos" w:eastAsia="Aptos" w:hAnsi="Aptos" w:cs="Aptos"/>
          <w:color w:val="000000" w:themeColor="text1"/>
          <w:lang w:val="en-SG"/>
        </w:rPr>
        <w:t xml:space="preserve"> </w:t>
      </w:r>
      <w:ins w:id="172" w:author="Hughes, Owen" w:date="2025-12-04T15:51:00Z">
        <w:r w:rsidR="3401C6AD" w:rsidRPr="19517C50">
          <w:rPr>
            <w:rFonts w:ascii="Aptos" w:eastAsia="Aptos" w:hAnsi="Aptos" w:cs="Aptos"/>
            <w:color w:val="000000" w:themeColor="text1"/>
            <w:lang w:val="en-SG"/>
          </w:rPr>
          <w:t xml:space="preserve">Potential </w:t>
        </w:r>
      </w:ins>
      <w:r w:rsidRPr="7E5BAF75">
        <w:rPr>
          <w:rFonts w:ascii="Aptos" w:eastAsia="Aptos" w:hAnsi="Aptos" w:cs="Aptos"/>
          <w:color w:val="000000" w:themeColor="text1"/>
          <w:lang w:val="en-SG"/>
        </w:rPr>
        <w:t>increased revenue that London’s councils could use to provide improved services and invest in other initiatives that may preserve London’s attractiveness</w:t>
      </w:r>
      <w:r w:rsidR="2BA89E24" w:rsidRPr="7E5BAF75">
        <w:rPr>
          <w:rFonts w:ascii="Aptos" w:eastAsia="Aptos" w:hAnsi="Aptos" w:cs="Aptos"/>
          <w:color w:val="000000" w:themeColor="text1"/>
          <w:lang w:val="en-SG"/>
        </w:rPr>
        <w:t xml:space="preserve"> as both a place to live and a place to visit.</w:t>
      </w:r>
    </w:p>
    <w:p w14:paraId="3C416E74" w14:textId="091F46E4" w:rsidR="557CB1E6" w:rsidRDefault="74D040CC" w:rsidP="7E5BAF75">
      <w:pPr>
        <w:rPr>
          <w:rFonts w:ascii="Aptos" w:eastAsia="Aptos" w:hAnsi="Aptos" w:cs="Aptos"/>
          <w:b/>
          <w:bCs/>
          <w:color w:val="000000" w:themeColor="text1"/>
          <w:u w:val="single"/>
          <w:lang w:val="en-SG"/>
        </w:rPr>
      </w:pPr>
      <w:r w:rsidRPr="7E5BAF75">
        <w:rPr>
          <w:rFonts w:ascii="Aptos" w:eastAsia="Aptos" w:hAnsi="Aptos" w:cs="Aptos"/>
          <w:b/>
          <w:bCs/>
          <w:color w:val="000000" w:themeColor="text1"/>
          <w:u w:val="single"/>
          <w:lang w:val="en-SG"/>
        </w:rPr>
        <w:t>Can the story be reframed as a positive one about social mobility or housing opportunity?</w:t>
      </w:r>
    </w:p>
    <w:p w14:paraId="443039B7" w14:textId="6A2FA923" w:rsidR="74D040CC" w:rsidRDefault="74D040CC" w:rsidP="7E5BAF75">
      <w:pPr>
        <w:rPr>
          <w:rFonts w:ascii="Aptos" w:eastAsia="Aptos" w:hAnsi="Aptos" w:cs="Aptos"/>
          <w:color w:val="000000" w:themeColor="text1"/>
          <w:lang w:val="en-SG"/>
        </w:rPr>
      </w:pPr>
      <w:r w:rsidRPr="7E5BAF75">
        <w:rPr>
          <w:rFonts w:ascii="Aptos" w:eastAsia="Aptos" w:hAnsi="Aptos" w:cs="Aptos"/>
          <w:color w:val="000000" w:themeColor="text1"/>
          <w:lang w:val="en-SG"/>
        </w:rPr>
        <w:t xml:space="preserve">While the opposition now agrees with the Mayor’s office that curtailing the extent and impact of short-term lets in London is a worthwhile aim, the benefits of a thriving </w:t>
      </w:r>
      <w:r w:rsidR="750E366B" w:rsidRPr="7E5BAF75">
        <w:rPr>
          <w:rFonts w:ascii="Aptos" w:eastAsia="Aptos" w:hAnsi="Aptos" w:cs="Aptos"/>
          <w:color w:val="000000" w:themeColor="text1"/>
          <w:lang w:val="en-SG"/>
        </w:rPr>
        <w:t>tourism industry for London, of which the short-term let market is an integral part, should not be forgotten.</w:t>
      </w:r>
    </w:p>
    <w:p w14:paraId="73B37C4B" w14:textId="1A32CEF2" w:rsidR="0AE1A011" w:rsidRDefault="0E5D42F3" w:rsidP="4B1C49F2">
      <w:pPr>
        <w:rPr>
          <w:rFonts w:ascii="Aptos" w:eastAsia="Aptos" w:hAnsi="Aptos" w:cs="Aptos"/>
          <w:color w:val="000000" w:themeColor="text1"/>
        </w:rPr>
      </w:pPr>
      <w:r w:rsidRPr="4B1C49F2">
        <w:rPr>
          <w:rFonts w:ascii="Aptos" w:eastAsia="Aptos" w:hAnsi="Aptos" w:cs="Aptos"/>
          <w:color w:val="7030A0"/>
        </w:rPr>
        <w:t xml:space="preserve">As presented by the London Assembly in an interview with the </w:t>
      </w:r>
      <w:bookmarkStart w:id="173" w:name="_Int_38ruBDMt"/>
      <w:r w:rsidRPr="4B1C49F2">
        <w:rPr>
          <w:rFonts w:ascii="Aptos" w:eastAsia="Aptos" w:hAnsi="Aptos" w:cs="Aptos"/>
          <w:color w:val="7030A0"/>
        </w:rPr>
        <w:t>Mayor</w:t>
      </w:r>
      <w:bookmarkEnd w:id="173"/>
      <w:r w:rsidRPr="4B1C49F2">
        <w:rPr>
          <w:rFonts w:ascii="Aptos" w:eastAsia="Aptos" w:hAnsi="Aptos" w:cs="Aptos"/>
          <w:color w:val="7030A0"/>
        </w:rPr>
        <w:t>, t</w:t>
      </w:r>
      <w:r w:rsidR="63E0395A" w:rsidRPr="4B1C49F2">
        <w:rPr>
          <w:rFonts w:ascii="Aptos" w:eastAsia="Aptos" w:hAnsi="Aptos" w:cs="Aptos"/>
          <w:color w:val="7030A0"/>
        </w:rPr>
        <w:t xml:space="preserve">ourism contributes </w:t>
      </w:r>
      <w:r w:rsidR="54D20D5B" w:rsidRPr="4B1C49F2">
        <w:rPr>
          <w:rFonts w:ascii="Aptos" w:eastAsia="Aptos" w:hAnsi="Aptos" w:cs="Aptos"/>
          <w:color w:val="7030A0"/>
        </w:rPr>
        <w:t xml:space="preserve">around </w:t>
      </w:r>
      <w:r w:rsidR="63E0395A" w:rsidRPr="4B1C49F2">
        <w:rPr>
          <w:rFonts w:ascii="Aptos" w:eastAsia="Aptos" w:hAnsi="Aptos" w:cs="Aptos"/>
          <w:color w:val="7030A0"/>
        </w:rPr>
        <w:t>£</w:t>
      </w:r>
      <w:r w:rsidR="0BEC5951" w:rsidRPr="4B1C49F2">
        <w:rPr>
          <w:rFonts w:ascii="Aptos" w:eastAsia="Aptos" w:hAnsi="Aptos" w:cs="Aptos"/>
          <w:color w:val="7030A0"/>
        </w:rPr>
        <w:t xml:space="preserve">10 billion </w:t>
      </w:r>
      <w:r w:rsidR="63E0395A" w:rsidRPr="4B1C49F2">
        <w:rPr>
          <w:rFonts w:ascii="Aptos" w:eastAsia="Aptos" w:hAnsi="Aptos" w:cs="Aptos"/>
          <w:color w:val="7030A0"/>
        </w:rPr>
        <w:t>to London’s economy</w:t>
      </w:r>
      <w:r w:rsidR="423BFF5F" w:rsidRPr="4B1C49F2">
        <w:rPr>
          <w:rFonts w:ascii="Aptos" w:eastAsia="Aptos" w:hAnsi="Aptos" w:cs="Aptos"/>
          <w:color w:val="7030A0"/>
        </w:rPr>
        <w:t xml:space="preserve">, a sum that </w:t>
      </w:r>
      <w:r w:rsidR="61F03C82" w:rsidRPr="4B1C49F2">
        <w:rPr>
          <w:rFonts w:ascii="Aptos" w:eastAsia="Aptos" w:hAnsi="Aptos" w:cs="Aptos"/>
          <w:color w:val="7030A0"/>
        </w:rPr>
        <w:t>should not be jeopardised through over-correction.</w:t>
      </w:r>
      <w:r w:rsidR="759D2009" w:rsidRPr="4B1C49F2">
        <w:rPr>
          <w:rFonts w:ascii="Aptos" w:eastAsia="Aptos" w:hAnsi="Aptos" w:cs="Aptos"/>
          <w:color w:val="7030A0"/>
        </w:rPr>
        <w:t xml:space="preserve"> This in</w:t>
      </w:r>
      <w:r w:rsidR="31358A55" w:rsidRPr="4B1C49F2">
        <w:rPr>
          <w:rFonts w:ascii="Aptos" w:eastAsia="Aptos" w:hAnsi="Aptos" w:cs="Aptos"/>
          <w:color w:val="7030A0"/>
        </w:rPr>
        <w:t xml:space="preserve"> turn suggests that any plan taken forward should not jeopardise </w:t>
      </w:r>
      <w:r w:rsidR="5418E92A" w:rsidRPr="4B1C49F2">
        <w:rPr>
          <w:rFonts w:ascii="Aptos" w:eastAsia="Aptos" w:hAnsi="Aptos" w:cs="Aptos"/>
          <w:color w:val="7030A0"/>
        </w:rPr>
        <w:t xml:space="preserve">London's attractiveness as a tourist destination. </w:t>
      </w:r>
      <w:r w:rsidR="678FD769" w:rsidRPr="4B1C49F2">
        <w:rPr>
          <w:rFonts w:ascii="Aptos" w:eastAsia="Aptos" w:hAnsi="Aptos" w:cs="Aptos"/>
          <w:color w:val="7030A0"/>
        </w:rPr>
        <w:t xml:space="preserve">With this, Kumail Jaffer from the Hackney Citizen explains that a 5% tax on </w:t>
      </w:r>
      <w:r w:rsidR="19D7E664" w:rsidRPr="4B1C49F2">
        <w:rPr>
          <w:rFonts w:ascii="Aptos" w:eastAsia="Aptos" w:hAnsi="Aptos" w:cs="Aptos"/>
          <w:color w:val="7030A0"/>
        </w:rPr>
        <w:t>accommodation</w:t>
      </w:r>
      <w:r w:rsidR="678FD769" w:rsidRPr="4B1C49F2">
        <w:rPr>
          <w:rFonts w:ascii="Aptos" w:eastAsia="Aptos" w:hAnsi="Aptos" w:cs="Aptos"/>
          <w:color w:val="7030A0"/>
        </w:rPr>
        <w:t xml:space="preserve"> bills c</w:t>
      </w:r>
      <w:r w:rsidR="1B1E9848" w:rsidRPr="4B1C49F2">
        <w:rPr>
          <w:rFonts w:ascii="Aptos" w:eastAsia="Aptos" w:hAnsi="Aptos" w:cs="Aptos"/>
          <w:color w:val="7030A0"/>
        </w:rPr>
        <w:t>ould raise £240 million without reducing influx of tourists into London.</w:t>
      </w:r>
      <w:r w:rsidR="0A21C5E1" w:rsidRPr="4B1C49F2">
        <w:rPr>
          <w:rFonts w:ascii="Aptos" w:eastAsia="Aptos" w:hAnsi="Aptos" w:cs="Aptos"/>
          <w:color w:val="7030A0"/>
        </w:rPr>
        <w:t xml:space="preserve"> Even though this deviates from a model set to apply business taxes upon professional landlords, it displays that </w:t>
      </w:r>
      <w:r w:rsidR="7D2F63DF" w:rsidRPr="4B1C49F2">
        <w:rPr>
          <w:rFonts w:ascii="Aptos" w:eastAsia="Aptos" w:hAnsi="Aptos" w:cs="Aptos"/>
          <w:color w:val="7030A0"/>
        </w:rPr>
        <w:t xml:space="preserve">increasing tax on professional landlords will not damage </w:t>
      </w:r>
      <w:r w:rsidR="1524DF40" w:rsidRPr="4B1C49F2">
        <w:rPr>
          <w:rFonts w:ascii="Aptos" w:eastAsia="Aptos" w:hAnsi="Aptos" w:cs="Aptos"/>
          <w:color w:val="7030A0"/>
        </w:rPr>
        <w:t>London's status as a global tourist hub.</w:t>
      </w:r>
    </w:p>
    <w:p w14:paraId="22BC0B7A" w14:textId="2207C18D" w:rsidR="1524DF40" w:rsidRDefault="1524DF40" w:rsidP="4B1C49F2">
      <w:pPr>
        <w:rPr>
          <w:color w:val="7030A0"/>
        </w:rPr>
      </w:pPr>
      <w:hyperlink r:id="rId18">
        <w:r w:rsidRPr="4B1C49F2">
          <w:rPr>
            <w:rStyle w:val="Hyperlink"/>
            <w:rFonts w:ascii="Aptos" w:eastAsia="Aptos" w:hAnsi="Aptos" w:cs="Aptos"/>
            <w:color w:val="7030A0"/>
          </w:rPr>
          <w:t>What London ‘tourist tax’ would look like as Sadiq Khan issues verdict – Hackney Citizen</w:t>
        </w:r>
      </w:hyperlink>
    </w:p>
    <w:p w14:paraId="575265A1" w14:textId="1C9E0141" w:rsidR="1524DF40" w:rsidRDefault="1524DF40" w:rsidP="4B1C49F2">
      <w:pPr>
        <w:rPr>
          <w:rFonts w:ascii="Aptos" w:eastAsia="Aptos" w:hAnsi="Aptos" w:cs="Aptos"/>
          <w:color w:val="7030A0"/>
        </w:rPr>
      </w:pPr>
      <w:hyperlink r:id="rId19">
        <w:r w:rsidRPr="4B1C49F2">
          <w:rPr>
            <w:rStyle w:val="Hyperlink"/>
            <w:rFonts w:ascii="Aptos" w:eastAsia="Aptos" w:hAnsi="Aptos" w:cs="Aptos"/>
            <w:color w:val="7030A0"/>
          </w:rPr>
          <w:t>Supporting London to continue as the world's best destination</w:t>
        </w:r>
      </w:hyperlink>
    </w:p>
    <w:p w14:paraId="1DB37625" w14:textId="38F031B9" w:rsidR="4B1C49F2" w:rsidRDefault="4B1C49F2" w:rsidP="4B1C49F2">
      <w:pPr>
        <w:rPr>
          <w:rFonts w:ascii="Aptos" w:eastAsia="Aptos" w:hAnsi="Aptos" w:cs="Aptos"/>
          <w:color w:val="7030A0"/>
        </w:rPr>
      </w:pPr>
    </w:p>
    <w:p w14:paraId="3914D7AB" w14:textId="4647D21B" w:rsidR="02604249" w:rsidRDefault="02604249">
      <w:pPr>
        <w:spacing w:before="180" w:after="180"/>
        <w:rPr>
          <w:del w:id="174" w:author="Hughes, Owen" w:date="2025-12-08T15:48:00Z" w16du:dateUtc="2025-12-08T15:48:57Z"/>
          <w:rFonts w:ascii="Aptos" w:eastAsia="Aptos" w:hAnsi="Aptos" w:cs="Aptos"/>
          <w:color w:val="000000" w:themeColor="text1"/>
          <w:highlight w:val="yellow"/>
          <w:lang w:val="en-US"/>
          <w:rPrChange w:id="175" w:author="Tong, C.Y." w:date="2025-12-08T10:49:00Z" w16du:dateUtc="2025-12-08T10:49:00Z">
            <w:rPr>
              <w:del w:id="176" w:author="Hughes, Owen" w:date="2025-12-08T15:48:00Z" w16du:dateUtc="2025-12-08T15:48:57Z"/>
              <w:rFonts w:ascii="Aptos" w:eastAsia="Aptos" w:hAnsi="Aptos" w:cs="Aptos"/>
              <w:color w:val="000000" w:themeColor="text1"/>
              <w:lang w:val="en-US"/>
            </w:rPr>
          </w:rPrChange>
        </w:rPr>
        <w:pPrChange w:id="177" w:author="Tong, C.Y." w:date="2025-12-08T10:47:00Z">
          <w:pPr/>
        </w:pPrChange>
      </w:pPr>
      <w:del w:id="178" w:author="Hughes, Owen" w:date="2025-12-08T15:48:00Z">
        <w:r w:rsidRPr="249A6601">
          <w:rPr>
            <w:rFonts w:ascii="Aptos" w:eastAsia="Aptos" w:hAnsi="Aptos" w:cs="Aptos"/>
            <w:color w:val="000000" w:themeColor="text1"/>
            <w:highlight w:val="yellow"/>
            <w:lang w:val="en-US"/>
            <w:rPrChange w:id="179" w:author="Tong, C.Y." w:date="2025-12-08T10:49:00Z" w16du:dateUtc="2025-12-08T10:49:00Z">
              <w:rPr>
                <w:rFonts w:ascii="Aptos" w:eastAsia="Aptos" w:hAnsi="Aptos" w:cs="Aptos"/>
                <w:color w:val="000000" w:themeColor="text1"/>
                <w:lang w:val="en-US"/>
              </w:rPr>
            </w:rPrChange>
          </w:rPr>
          <w:delText xml:space="preserve">The scale and trajectory of tourism’s contribution to the United Kingdom’s economy provide a clear rationale for integrating tourism revenue assumptions directly into the fiscal analysis of short term rental regulation. Given that tourism is estimated to contribute around £58 billion in direct Gross Value Added (approximately 2.4% of UK GVA) and to support about 1.2 million jobs (roughly 3.9% of total employment), any change in visitor numbers or spending linked to regulatory </w:delText>
        </w:r>
        <w:r w:rsidRPr="4B1C49F2" w:rsidDel="02604249">
          <w:rPr>
            <w:rFonts w:ascii="Aptos" w:eastAsia="Aptos" w:hAnsi="Aptos" w:cs="Aptos"/>
            <w:color w:val="000000" w:themeColor="text1"/>
            <w:highlight w:val="yellow"/>
            <w:lang w:val="en-US"/>
            <w:rPrChange w:id="180" w:author="Tong, C.Y." w:date="2025-12-08T10:49:00Z">
              <w:rPr>
                <w:rFonts w:ascii="Aptos" w:eastAsia="Aptos" w:hAnsi="Aptos" w:cs="Aptos"/>
                <w:color w:val="000000" w:themeColor="text1"/>
                <w:lang w:val="en-US"/>
              </w:rPr>
            </w:rPrChange>
          </w:rPr>
          <w:delText>ntervention</w:delText>
        </w:r>
        <w:r w:rsidRPr="249A6601">
          <w:rPr>
            <w:rFonts w:ascii="Aptos" w:eastAsia="Aptos" w:hAnsi="Aptos" w:cs="Aptos"/>
            <w:color w:val="000000" w:themeColor="text1"/>
            <w:highlight w:val="yellow"/>
            <w:lang w:val="en-US"/>
            <w:rPrChange w:id="181" w:author="Tong, C.Y." w:date="2025-12-08T10:49:00Z" w16du:dateUtc="2025-12-08T10:49:00Z">
              <w:rPr>
                <w:rFonts w:ascii="Aptos" w:eastAsia="Aptos" w:hAnsi="Aptos" w:cs="Aptos"/>
                <w:color w:val="000000" w:themeColor="text1"/>
                <w:lang w:val="en-US"/>
              </w:rPr>
            </w:rPrChange>
          </w:rPr>
          <w:delText xml:space="preserve"> in the accommodation market is likely to have macroeconomic rather than merely local effects</w:delText>
        </w:r>
        <w:r w:rsidRPr="02B3E80E">
          <w:rPr>
            <w:rFonts w:ascii="Aptos" w:eastAsia="Aptos" w:hAnsi="Aptos" w:cs="Aptos"/>
            <w:color w:val="000000" w:themeColor="text1"/>
            <w:lang w:val="en-US"/>
          </w:rPr>
          <w:delText xml:space="preserve"> </w:delText>
        </w:r>
      </w:del>
    </w:p>
    <w:p w14:paraId="39177576" w14:textId="537DC32B" w:rsidR="02604249" w:rsidRDefault="02604249">
      <w:pPr>
        <w:spacing w:before="180" w:after="180"/>
        <w:rPr>
          <w:del w:id="182" w:author="Hughes, Owen" w:date="2025-12-08T15:48:00Z" w16du:dateUtc="2025-12-08T15:48:57Z"/>
          <w:rFonts w:ascii="Aptos" w:eastAsia="Aptos" w:hAnsi="Aptos" w:cs="Aptos"/>
          <w:color w:val="000000" w:themeColor="text1"/>
          <w:highlight w:val="yellow"/>
          <w:lang w:val="en"/>
          <w:rPrChange w:id="183" w:author="Tong, C.Y." w:date="2025-12-08T10:49:00Z" w16du:dateUtc="2025-12-08T10:49:00Z">
            <w:rPr>
              <w:del w:id="184" w:author="Hughes, Owen" w:date="2025-12-08T15:48:00Z" w16du:dateUtc="2025-12-08T15:48:57Z"/>
              <w:rFonts w:ascii="Aptos" w:eastAsia="Aptos" w:hAnsi="Aptos" w:cs="Aptos"/>
              <w:color w:val="000000" w:themeColor="text1"/>
              <w:lang w:val="en"/>
            </w:rPr>
          </w:rPrChange>
        </w:rPr>
        <w:pPrChange w:id="185" w:author="Tong, C.Y." w:date="2025-12-08T10:47:00Z">
          <w:pPr/>
        </w:pPrChange>
      </w:pPr>
      <w:del w:id="186" w:author="Hughes, Owen" w:date="2025-12-08T15:48:00Z">
        <w:r w:rsidRPr="249A6601">
          <w:rPr>
            <w:rFonts w:ascii="Aptos" w:eastAsia="Aptos" w:hAnsi="Aptos" w:cs="Aptos"/>
            <w:color w:val="000000" w:themeColor="text1"/>
            <w:highlight w:val="yellow"/>
            <w:lang w:val="en"/>
            <w:rPrChange w:id="187" w:author="Tong, C.Y." w:date="2025-12-08T10:49:00Z" w16du:dateUtc="2025-12-08T10:49:00Z">
              <w:rPr>
                <w:rFonts w:ascii="Aptos" w:eastAsia="Aptos" w:hAnsi="Aptos" w:cs="Aptos"/>
                <w:color w:val="000000" w:themeColor="text1"/>
                <w:lang w:val="en"/>
              </w:rPr>
            </w:rPrChange>
          </w:rPr>
          <w:delText>[House of Commons Library (2024)](</w:delText>
        </w:r>
      </w:del>
      <w:ins w:id="188" w:author="Tong, C.Y." w:date="2025-12-08T10:47:00Z">
        <w:r>
          <w:fldChar w:fldCharType="begin"/>
        </w:r>
        <w:r>
          <w:instrText xml:space="preserve">HYPERLINK "https://commonslibrary.parliament.uk/research-briefings/sn06022/" </w:instrText>
        </w:r>
        <w:r>
          <w:fldChar w:fldCharType="separate"/>
        </w:r>
      </w:ins>
      <w:del w:id="189" w:author="Hughes, Owen" w:date="2025-12-08T15:48:00Z">
        <w:r w:rsidRPr="5C57D44A">
          <w:rPr>
            <w:rStyle w:val="Hyperlink"/>
            <w:rFonts w:ascii="Aptos" w:eastAsia="Aptos" w:hAnsi="Aptos" w:cs="Aptos"/>
            <w:color w:val="156082" w:themeColor="accent1"/>
            <w:lang w:val="en"/>
          </w:rPr>
          <w:delText>https://commonslibrary.parliament.uk/research-briefings/sn06022/</w:delText>
        </w:r>
      </w:del>
      <w:ins w:id="190" w:author="Tong, C.Y." w:date="2025-12-08T10:47:00Z">
        <w:r>
          <w:fldChar w:fldCharType="end"/>
        </w:r>
      </w:ins>
      <w:del w:id="191" w:author="Hughes, Owen" w:date="2025-12-08T15:48:00Z">
        <w:r w:rsidRPr="249A6601">
          <w:rPr>
            <w:rFonts w:ascii="Aptos" w:eastAsia="Aptos" w:hAnsi="Aptos" w:cs="Aptos"/>
            <w:color w:val="000000" w:themeColor="text1"/>
            <w:highlight w:val="yellow"/>
            <w:lang w:val="en"/>
            <w:rPrChange w:id="192" w:author="Tong, C.Y." w:date="2025-12-08T10:49:00Z" w16du:dateUtc="2025-12-08T10:49:00Z">
              <w:rPr>
                <w:rFonts w:ascii="Aptos" w:eastAsia="Aptos" w:hAnsi="Aptos" w:cs="Aptos"/>
                <w:color w:val="000000" w:themeColor="text1"/>
                <w:lang w:val="en"/>
              </w:rPr>
            </w:rPrChange>
          </w:rPr>
          <w:delText>).</w:delText>
        </w:r>
        <w:r w:rsidRPr="5C57D44A">
          <w:rPr>
            <w:rFonts w:ascii="Aptos" w:eastAsia="Aptos" w:hAnsi="Aptos" w:cs="Aptos"/>
            <w:color w:val="000000" w:themeColor="text1"/>
            <w:lang w:val="en"/>
          </w:rPr>
          <w:delText xml:space="preserve"> </w:delText>
        </w:r>
      </w:del>
    </w:p>
    <w:p w14:paraId="5DF4423A" w14:textId="2850FAC5" w:rsidR="02604249" w:rsidRDefault="02604249">
      <w:pPr>
        <w:spacing w:before="180" w:after="180"/>
        <w:rPr>
          <w:del w:id="193" w:author="Hughes, Owen" w:date="2025-12-08T15:48:00Z" w16du:dateUtc="2025-12-08T15:48:57Z"/>
          <w:rFonts w:ascii="Aptos" w:eastAsia="Aptos" w:hAnsi="Aptos" w:cs="Aptos"/>
          <w:color w:val="000000" w:themeColor="text1"/>
          <w:highlight w:val="yellow"/>
          <w:lang w:val="en-US"/>
          <w:rPrChange w:id="194" w:author="Tong, C.Y." w:date="2025-12-08T10:49:00Z" w16du:dateUtc="2025-12-08T10:49:00Z">
            <w:rPr>
              <w:del w:id="195" w:author="Hughes, Owen" w:date="2025-12-08T15:48:00Z" w16du:dateUtc="2025-12-08T15:48:57Z"/>
              <w:rFonts w:ascii="Aptos" w:eastAsia="Aptos" w:hAnsi="Aptos" w:cs="Aptos"/>
              <w:color w:val="000000" w:themeColor="text1"/>
              <w:lang w:val="en-US"/>
            </w:rPr>
          </w:rPrChange>
        </w:rPr>
        <w:pPrChange w:id="196" w:author="Tong, C.Y." w:date="2025-12-08T10:47:00Z">
          <w:pPr/>
        </w:pPrChange>
      </w:pPr>
      <w:del w:id="197" w:author="Hughes, Owen" w:date="2025-12-08T15:48:00Z">
        <w:r w:rsidRPr="249A6601">
          <w:rPr>
            <w:rFonts w:ascii="Aptos" w:eastAsia="Aptos" w:hAnsi="Aptos" w:cs="Aptos"/>
            <w:color w:val="000000" w:themeColor="text1"/>
            <w:highlight w:val="yellow"/>
            <w:lang w:val="en-US"/>
            <w:rPrChange w:id="198" w:author="Tong, C.Y." w:date="2025-12-08T10:49:00Z" w16du:dateUtc="2025-12-08T10:49:00Z">
              <w:rPr>
                <w:rFonts w:ascii="Aptos" w:eastAsia="Aptos" w:hAnsi="Aptos" w:cs="Aptos"/>
                <w:color w:val="000000" w:themeColor="text1"/>
                <w:lang w:val="en-US"/>
              </w:rPr>
            </w:rPrChange>
          </w:rPr>
          <w:delText>The contribution of tourism to post pandemic recovery is particularly pronounced, with Department for Digital, Culture, Media &amp; Sport (DCMS) data indicating that tourism GVA grew by about 8.5% between 2022 and 2023 while other cultural and creative sectors were largely stagnant; without tourism, the combined GVA of the remaining DCMS sectors would have fallen by an estimated 2.1% over the same period. This establishes that even modest policy induced reductions in tourism demand, if they were to occur, would have disproportionate consequences for national output and employment.</w:delText>
        </w:r>
        <w:r w:rsidRPr="02B3E80E">
          <w:rPr>
            <w:rFonts w:ascii="Aptos" w:eastAsia="Aptos" w:hAnsi="Aptos" w:cs="Aptos"/>
            <w:color w:val="000000" w:themeColor="text1"/>
            <w:lang w:val="en-US"/>
          </w:rPr>
          <w:delText xml:space="preserve"> </w:delText>
        </w:r>
      </w:del>
    </w:p>
    <w:p w14:paraId="399ABE7B" w14:textId="5D3CC791" w:rsidR="02604249" w:rsidRDefault="02604249">
      <w:pPr>
        <w:spacing w:before="180" w:after="180"/>
        <w:rPr>
          <w:del w:id="199" w:author="Hughes, Owen" w:date="2025-12-08T15:48:00Z" w16du:dateUtc="2025-12-08T15:48:57Z"/>
          <w:rFonts w:ascii="Aptos" w:eastAsia="Aptos" w:hAnsi="Aptos" w:cs="Aptos"/>
          <w:color w:val="000000" w:themeColor="text1"/>
          <w:highlight w:val="yellow"/>
          <w:lang w:val="en"/>
          <w:rPrChange w:id="200" w:author="Tong, C.Y." w:date="2025-12-08T10:49:00Z" w16du:dateUtc="2025-12-08T10:49:00Z">
            <w:rPr>
              <w:del w:id="201" w:author="Hughes, Owen" w:date="2025-12-08T15:48:00Z" w16du:dateUtc="2025-12-08T15:48:57Z"/>
              <w:rFonts w:ascii="Aptos" w:eastAsia="Aptos" w:hAnsi="Aptos" w:cs="Aptos"/>
              <w:color w:val="000000" w:themeColor="text1"/>
              <w:lang w:val="en"/>
            </w:rPr>
          </w:rPrChange>
        </w:rPr>
        <w:pPrChange w:id="202" w:author="Tong, C.Y." w:date="2025-12-08T10:47:00Z">
          <w:pPr/>
        </w:pPrChange>
      </w:pPr>
      <w:del w:id="203" w:author="Hughes, Owen" w:date="2025-12-08T15:48:00Z">
        <w:r w:rsidRPr="249A6601">
          <w:rPr>
            <w:rFonts w:ascii="Aptos" w:eastAsia="Aptos" w:hAnsi="Aptos" w:cs="Aptos"/>
            <w:color w:val="000000" w:themeColor="text1"/>
            <w:highlight w:val="yellow"/>
            <w:lang w:val="en"/>
            <w:rPrChange w:id="204" w:author="Tong, C.Y." w:date="2025-12-08T10:49:00Z" w16du:dateUtc="2025-12-08T10:49:00Z">
              <w:rPr>
                <w:rFonts w:ascii="Aptos" w:eastAsia="Aptos" w:hAnsi="Aptos" w:cs="Aptos"/>
                <w:color w:val="000000" w:themeColor="text1"/>
                <w:lang w:val="en"/>
              </w:rPr>
            </w:rPrChange>
          </w:rPr>
          <w:delText>[DCMS (2024)](</w:delText>
        </w:r>
      </w:del>
      <w:ins w:id="205" w:author="Tong, C.Y." w:date="2025-12-08T10:47:00Z">
        <w:r>
          <w:fldChar w:fldCharType="begin"/>
        </w:r>
        <w:r>
          <w:instrText xml:space="preserve">HYPERLINK "https://www.gov.uk/government/statistics/dcms-economic-estimates-gva-2023-provisional/dcms-economic-estimates-annual-gva-2023-provisional" </w:instrText>
        </w:r>
        <w:r>
          <w:fldChar w:fldCharType="separate"/>
        </w:r>
      </w:ins>
      <w:del w:id="206" w:author="Hughes, Owen" w:date="2025-12-08T15:48:00Z">
        <w:r w:rsidRPr="5C57D44A">
          <w:rPr>
            <w:rStyle w:val="Hyperlink"/>
            <w:rFonts w:ascii="Aptos" w:eastAsia="Aptos" w:hAnsi="Aptos" w:cs="Aptos"/>
            <w:color w:val="156082" w:themeColor="accent1"/>
            <w:lang w:val="en"/>
          </w:rPr>
          <w:delText>https://www.gov.uk/government/statistics/dcms-economic-estimates-gva-2023-provisional/dcms-economic-estimates-annual-gva-2023-provisional</w:delText>
        </w:r>
      </w:del>
      <w:ins w:id="207" w:author="Tong, C.Y." w:date="2025-12-08T10:47:00Z">
        <w:r>
          <w:fldChar w:fldCharType="end"/>
        </w:r>
      </w:ins>
      <w:del w:id="208" w:author="Hughes, Owen" w:date="2025-12-08T15:48:00Z">
        <w:r w:rsidRPr="249A6601">
          <w:rPr>
            <w:rFonts w:ascii="Aptos" w:eastAsia="Aptos" w:hAnsi="Aptos" w:cs="Aptos"/>
            <w:color w:val="000000" w:themeColor="text1"/>
            <w:highlight w:val="yellow"/>
            <w:lang w:val="en"/>
            <w:rPrChange w:id="209" w:author="Tong, C.Y." w:date="2025-12-08T10:49:00Z" w16du:dateUtc="2025-12-08T10:49:00Z">
              <w:rPr>
                <w:rFonts w:ascii="Aptos" w:eastAsia="Aptos" w:hAnsi="Aptos" w:cs="Aptos"/>
                <w:color w:val="000000" w:themeColor="text1"/>
                <w:lang w:val="en"/>
              </w:rPr>
            </w:rPrChange>
          </w:rPr>
          <w:delText>)</w:delText>
        </w:r>
      </w:del>
    </w:p>
    <w:p w14:paraId="27B08AF8" w14:textId="383A6A87" w:rsidR="02604249" w:rsidRDefault="02604249">
      <w:pPr>
        <w:spacing w:before="180" w:after="180"/>
        <w:rPr>
          <w:del w:id="210" w:author="Hughes, Owen" w:date="2025-12-08T15:48:00Z" w16du:dateUtc="2025-12-08T15:48:57Z"/>
          <w:rFonts w:ascii="Aptos" w:eastAsia="Aptos" w:hAnsi="Aptos" w:cs="Aptos"/>
          <w:color w:val="000000" w:themeColor="text1"/>
          <w:highlight w:val="yellow"/>
          <w:lang w:val="en-US"/>
          <w:rPrChange w:id="211" w:author="Tong, C.Y." w:date="2025-12-08T10:49:00Z" w16du:dateUtc="2025-12-08T10:49:00Z">
            <w:rPr>
              <w:del w:id="212" w:author="Hughes, Owen" w:date="2025-12-08T15:48:00Z" w16du:dateUtc="2025-12-08T15:48:57Z"/>
              <w:rFonts w:ascii="Aptos" w:eastAsia="Aptos" w:hAnsi="Aptos" w:cs="Aptos"/>
              <w:color w:val="000000" w:themeColor="text1"/>
              <w:lang w:val="en-US"/>
            </w:rPr>
          </w:rPrChange>
        </w:rPr>
        <w:pPrChange w:id="213" w:author="Tong, C.Y." w:date="2025-12-08T10:47:00Z">
          <w:pPr/>
        </w:pPrChange>
      </w:pPr>
      <w:del w:id="214" w:author="Hughes, Owen" w:date="2025-12-08T15:48:00Z">
        <w:r w:rsidRPr="249A6601">
          <w:rPr>
            <w:rFonts w:ascii="Aptos" w:eastAsia="Aptos" w:hAnsi="Aptos" w:cs="Aptos"/>
            <w:color w:val="000000" w:themeColor="text1"/>
            <w:highlight w:val="yellow"/>
            <w:lang w:val="en-US"/>
            <w:rPrChange w:id="215" w:author="Tong, C.Y." w:date="2025-12-08T10:49:00Z" w16du:dateUtc="2025-12-08T10:49:00Z">
              <w:rPr>
                <w:rFonts w:ascii="Aptos" w:eastAsia="Aptos" w:hAnsi="Aptos" w:cs="Aptos"/>
                <w:color w:val="000000" w:themeColor="text1"/>
                <w:lang w:val="en-US"/>
              </w:rPr>
            </w:rPrChange>
          </w:rPr>
          <w:delText>This macroeconomic sensitivity is intensified by the tourism multiplier. Evidence submitted to Parliament suggests a tourism GVA multiplier in the region of 2.8, implying that every £1 of direct tourism output supports approximately £1.80 in additional indirect and induced activity through supply chain linkages and local consumption spending.</w:delText>
        </w:r>
      </w:del>
    </w:p>
    <w:p w14:paraId="27923F5D" w14:textId="3C7A2CCA" w:rsidR="02604249" w:rsidRDefault="02604249">
      <w:pPr>
        <w:spacing w:before="180" w:after="180"/>
        <w:rPr>
          <w:del w:id="216" w:author="Hughes, Owen" w:date="2025-12-08T15:48:00Z" w16du:dateUtc="2025-12-08T15:48:57Z"/>
          <w:rFonts w:ascii="Aptos" w:eastAsia="Aptos" w:hAnsi="Aptos" w:cs="Aptos"/>
          <w:color w:val="000000" w:themeColor="text1"/>
          <w:highlight w:val="yellow"/>
          <w:lang w:val="en-US"/>
          <w:rPrChange w:id="217" w:author="Tong, C.Y." w:date="2025-12-08T10:49:00Z" w16du:dateUtc="2025-12-08T10:49:00Z">
            <w:rPr>
              <w:del w:id="218" w:author="Hughes, Owen" w:date="2025-12-08T15:48:00Z" w16du:dateUtc="2025-12-08T15:48:57Z"/>
              <w:rFonts w:ascii="Aptos" w:eastAsia="Aptos" w:hAnsi="Aptos" w:cs="Aptos"/>
              <w:color w:val="000000" w:themeColor="text1"/>
              <w:lang w:val="en-US"/>
            </w:rPr>
          </w:rPrChange>
        </w:rPr>
        <w:pPrChange w:id="219" w:author="Tong, C.Y." w:date="2025-12-08T10:47:00Z">
          <w:pPr/>
        </w:pPrChange>
      </w:pPr>
      <w:del w:id="220" w:author="Hughes, Owen" w:date="2025-12-08T15:48:00Z">
        <w:r w:rsidRPr="249A6601">
          <w:rPr>
            <w:rFonts w:ascii="Aptos" w:eastAsia="Aptos" w:hAnsi="Aptos" w:cs="Aptos"/>
            <w:color w:val="000000" w:themeColor="text1"/>
            <w:highlight w:val="yellow"/>
            <w:lang w:val="en-US"/>
            <w:rPrChange w:id="221" w:author="Tong, C.Y." w:date="2025-12-08T10:49:00Z" w16du:dateUtc="2025-12-08T10:49:00Z">
              <w:rPr>
                <w:rFonts w:ascii="Aptos" w:eastAsia="Aptos" w:hAnsi="Aptos" w:cs="Aptos"/>
                <w:color w:val="000000" w:themeColor="text1"/>
                <w:lang w:val="en-US"/>
              </w:rPr>
            </w:rPrChange>
          </w:rPr>
          <w:delText>[VisitBritain/VisitEngland(2019)](</w:delText>
        </w:r>
      </w:del>
      <w:ins w:id="222" w:author="Tong, C.Y." w:date="2025-12-08T10:47:00Z">
        <w:r>
          <w:fldChar w:fldCharType="begin"/>
        </w:r>
        <w:r>
          <w:instrText xml:space="preserve">HYPERLINK "https://committees.parliament.uk/writtenevidence/106372/pdf/" </w:instrText>
        </w:r>
        <w:r>
          <w:fldChar w:fldCharType="separate"/>
        </w:r>
      </w:ins>
      <w:del w:id="223" w:author="Hughes, Owen" w:date="2025-12-08T15:48:00Z">
        <w:r w:rsidRPr="02B3E80E">
          <w:rPr>
            <w:rStyle w:val="Hyperlink"/>
            <w:rFonts w:ascii="Aptos" w:eastAsia="Aptos" w:hAnsi="Aptos" w:cs="Aptos"/>
            <w:color w:val="156082" w:themeColor="accent1"/>
            <w:lang w:val="en-US"/>
          </w:rPr>
          <w:delText>https://committees.parliament.uk/writtenevidence/106372/pdf/</w:delText>
        </w:r>
      </w:del>
      <w:ins w:id="224" w:author="Tong, C.Y." w:date="2025-12-08T10:47:00Z">
        <w:r>
          <w:fldChar w:fldCharType="end"/>
        </w:r>
      </w:ins>
      <w:del w:id="225" w:author="Hughes, Owen" w:date="2025-12-08T15:48:00Z">
        <w:r w:rsidRPr="249A6601">
          <w:rPr>
            <w:rFonts w:ascii="Aptos" w:eastAsia="Aptos" w:hAnsi="Aptos" w:cs="Aptos"/>
            <w:color w:val="000000" w:themeColor="text1"/>
            <w:highlight w:val="yellow"/>
            <w:lang w:val="en-US"/>
            <w:rPrChange w:id="226" w:author="Tong, C.Y." w:date="2025-12-08T10:49:00Z" w16du:dateUtc="2025-12-08T10:49:00Z">
              <w:rPr>
                <w:rFonts w:ascii="Aptos" w:eastAsia="Aptos" w:hAnsi="Aptos" w:cs="Aptos"/>
                <w:color w:val="000000" w:themeColor="text1"/>
                <w:lang w:val="en-US"/>
              </w:rPr>
            </w:rPrChange>
          </w:rPr>
          <w:delText>)</w:delText>
        </w:r>
      </w:del>
    </w:p>
    <w:p w14:paraId="0A3A71F4" w14:textId="760946A0" w:rsidR="02604249" w:rsidRDefault="02604249">
      <w:pPr>
        <w:spacing w:before="180" w:after="180"/>
        <w:rPr>
          <w:del w:id="227" w:author="Hughes, Owen" w:date="2025-12-08T15:48:00Z" w16du:dateUtc="2025-12-08T15:48:57Z"/>
          <w:rFonts w:ascii="Aptos" w:eastAsia="Aptos" w:hAnsi="Aptos" w:cs="Aptos"/>
          <w:color w:val="000000" w:themeColor="text1"/>
          <w:highlight w:val="yellow"/>
          <w:lang w:val="en-US"/>
          <w:rPrChange w:id="228" w:author="Tong, C.Y." w:date="2025-12-08T10:49:00Z" w16du:dateUtc="2025-12-08T10:49:00Z">
            <w:rPr>
              <w:del w:id="229" w:author="Hughes, Owen" w:date="2025-12-08T15:48:00Z" w16du:dateUtc="2025-12-08T15:48:57Z"/>
              <w:rFonts w:ascii="Aptos" w:eastAsia="Aptos" w:hAnsi="Aptos" w:cs="Aptos"/>
              <w:color w:val="000000" w:themeColor="text1"/>
              <w:lang w:val="en-US"/>
            </w:rPr>
          </w:rPrChange>
        </w:rPr>
        <w:pPrChange w:id="230" w:author="Tong, C.Y." w:date="2025-12-08T10:47:00Z">
          <w:pPr/>
        </w:pPrChange>
      </w:pPr>
      <w:del w:id="231" w:author="Hughes, Owen" w:date="2025-12-08T15:48:00Z">
        <w:r w:rsidRPr="249A6601">
          <w:rPr>
            <w:rFonts w:ascii="Aptos" w:eastAsia="Aptos" w:hAnsi="Aptos" w:cs="Aptos"/>
            <w:color w:val="000000" w:themeColor="text1"/>
            <w:highlight w:val="yellow"/>
            <w:lang w:val="en-US"/>
            <w:rPrChange w:id="232" w:author="Tong, C.Y." w:date="2025-12-08T10:49:00Z" w16du:dateUtc="2025-12-08T10:49:00Z">
              <w:rPr>
                <w:rFonts w:ascii="Aptos" w:eastAsia="Aptos" w:hAnsi="Aptos" w:cs="Aptos"/>
                <w:color w:val="000000" w:themeColor="text1"/>
                <w:lang w:val="en-US"/>
              </w:rPr>
            </w:rPrChange>
          </w:rPr>
          <w:delText>When this multiplier is taken seriously in the modelling of tax reforms, any policy that reduces visitor numbers will have an effect that propagates beyond the accommodation sector into food and beverage, retail and transport. For the purposes of this project, it means that assumptions about the behavioral response of tourists to changes in the tax treatment of short term rentals will materially shape estimates of GVA, employment and associated tax receipts.</w:delText>
        </w:r>
      </w:del>
    </w:p>
    <w:p w14:paraId="0AF86C5C" w14:textId="3FAB6317" w:rsidR="02604249" w:rsidRDefault="02604249">
      <w:pPr>
        <w:spacing w:before="180" w:after="180"/>
        <w:rPr>
          <w:del w:id="233" w:author="Hughes, Owen" w:date="2025-12-08T15:48:00Z" w16du:dateUtc="2025-12-08T15:48:57Z"/>
          <w:rFonts w:ascii="Aptos" w:eastAsia="Aptos" w:hAnsi="Aptos" w:cs="Aptos"/>
          <w:color w:val="000000" w:themeColor="text1"/>
          <w:highlight w:val="yellow"/>
          <w:lang w:val="en"/>
          <w:rPrChange w:id="234" w:author="Tong, C.Y." w:date="2025-12-08T10:49:00Z" w16du:dateUtc="2025-12-08T10:49:00Z">
            <w:rPr>
              <w:del w:id="235" w:author="Hughes, Owen" w:date="2025-12-08T15:48:00Z" w16du:dateUtc="2025-12-08T15:48:57Z"/>
              <w:rFonts w:ascii="Aptos" w:eastAsia="Aptos" w:hAnsi="Aptos" w:cs="Aptos"/>
              <w:color w:val="000000" w:themeColor="text1"/>
              <w:lang w:val="en"/>
            </w:rPr>
          </w:rPrChange>
        </w:rPr>
        <w:pPrChange w:id="236" w:author="Tong, C.Y." w:date="2025-12-08T10:47:00Z">
          <w:pPr/>
        </w:pPrChange>
      </w:pPr>
      <w:del w:id="237" w:author="Hughes, Owen" w:date="2025-12-08T15:48:00Z">
        <w:r w:rsidRPr="249A6601">
          <w:rPr>
            <w:rFonts w:ascii="Aptos" w:eastAsia="Aptos" w:hAnsi="Aptos" w:cs="Aptos"/>
            <w:color w:val="000000" w:themeColor="text1"/>
            <w:highlight w:val="yellow"/>
            <w:lang w:val="en"/>
            <w:rPrChange w:id="238" w:author="Tong, C.Y." w:date="2025-12-08T10:49:00Z" w16du:dateUtc="2025-12-08T10:49:00Z">
              <w:rPr>
                <w:rFonts w:ascii="Aptos" w:eastAsia="Aptos" w:hAnsi="Aptos" w:cs="Aptos"/>
                <w:color w:val="000000" w:themeColor="text1"/>
                <w:lang w:val="en"/>
              </w:rPr>
            </w:rPrChange>
          </w:rPr>
          <w:delText xml:space="preserve"> </w:delText>
        </w:r>
      </w:del>
    </w:p>
    <w:p w14:paraId="0DBB97DB" w14:textId="2C15418D" w:rsidR="02604249" w:rsidRDefault="02604249">
      <w:pPr>
        <w:spacing w:before="180" w:after="180"/>
        <w:rPr>
          <w:del w:id="239" w:author="Hughes, Owen" w:date="2025-12-08T15:48:00Z" w16du:dateUtc="2025-12-08T15:48:57Z"/>
          <w:rFonts w:ascii="Aptos" w:eastAsia="Aptos" w:hAnsi="Aptos" w:cs="Aptos"/>
          <w:color w:val="000000" w:themeColor="text1"/>
          <w:highlight w:val="yellow"/>
          <w:lang w:val="en"/>
          <w:rPrChange w:id="240" w:author="Tong, C.Y." w:date="2025-12-08T10:49:00Z" w16du:dateUtc="2025-12-08T10:49:00Z">
            <w:rPr>
              <w:del w:id="241" w:author="Hughes, Owen" w:date="2025-12-08T15:48:00Z" w16du:dateUtc="2025-12-08T15:48:57Z"/>
              <w:rFonts w:ascii="Aptos" w:eastAsia="Aptos" w:hAnsi="Aptos" w:cs="Aptos"/>
              <w:color w:val="000000" w:themeColor="text1"/>
              <w:lang w:val="en"/>
            </w:rPr>
          </w:rPrChange>
        </w:rPr>
        <w:pPrChange w:id="242" w:author="Tong, C.Y." w:date="2025-12-08T10:47:00Z">
          <w:pPr/>
        </w:pPrChange>
      </w:pPr>
      <w:del w:id="243" w:author="Hughes, Owen" w:date="2025-12-08T15:48:00Z">
        <w:r w:rsidRPr="249A6601">
          <w:rPr>
            <w:rFonts w:ascii="Aptos" w:eastAsia="Aptos" w:hAnsi="Aptos" w:cs="Aptos"/>
            <w:color w:val="000000" w:themeColor="text1"/>
            <w:highlight w:val="yellow"/>
            <w:lang w:val="en"/>
            <w:rPrChange w:id="244" w:author="Tong, C.Y." w:date="2025-12-08T10:49:00Z" w16du:dateUtc="2025-12-08T10:49:00Z">
              <w:rPr>
                <w:rFonts w:ascii="Aptos" w:eastAsia="Aptos" w:hAnsi="Aptos" w:cs="Aptos"/>
                <w:color w:val="000000" w:themeColor="text1"/>
                <w:lang w:val="en"/>
              </w:rPr>
            </w:rPrChange>
          </w:rPr>
          <w:delText xml:space="preserve"> </w:delText>
        </w:r>
      </w:del>
    </w:p>
    <w:p w14:paraId="2AD912A3" w14:textId="29508785" w:rsidR="02604249" w:rsidRDefault="02604249">
      <w:pPr>
        <w:spacing w:before="180" w:after="180"/>
        <w:rPr>
          <w:del w:id="245" w:author="Hughes, Owen" w:date="2025-12-08T15:48:00Z" w16du:dateUtc="2025-12-08T15:48:57Z"/>
          <w:rFonts w:ascii="Aptos" w:eastAsia="Aptos" w:hAnsi="Aptos" w:cs="Aptos"/>
          <w:color w:val="000000" w:themeColor="text1"/>
          <w:highlight w:val="yellow"/>
          <w:lang w:val="en"/>
          <w:rPrChange w:id="246" w:author="Tong, C.Y." w:date="2025-12-08T10:49:00Z" w16du:dateUtc="2025-12-08T10:49:00Z">
            <w:rPr>
              <w:del w:id="247" w:author="Hughes, Owen" w:date="2025-12-08T15:48:00Z" w16du:dateUtc="2025-12-08T15:48:57Z"/>
              <w:rFonts w:ascii="Aptos" w:eastAsia="Aptos" w:hAnsi="Aptos" w:cs="Aptos"/>
              <w:color w:val="000000" w:themeColor="text1"/>
              <w:lang w:val="en"/>
            </w:rPr>
          </w:rPrChange>
        </w:rPr>
        <w:pPrChange w:id="248" w:author="Tong, C.Y." w:date="2025-12-08T10:47:00Z">
          <w:pPr/>
        </w:pPrChange>
      </w:pPr>
      <w:del w:id="249" w:author="Hughes, Owen" w:date="2025-12-08T15:48:00Z">
        <w:r w:rsidRPr="249A6601">
          <w:rPr>
            <w:rFonts w:ascii="Aptos" w:eastAsia="Aptos" w:hAnsi="Aptos" w:cs="Aptos"/>
            <w:color w:val="000000" w:themeColor="text1"/>
            <w:highlight w:val="yellow"/>
            <w:lang w:val="en"/>
            <w:rPrChange w:id="250" w:author="Tong, C.Y." w:date="2025-12-08T10:49:00Z" w16du:dateUtc="2025-12-08T10:49:00Z">
              <w:rPr>
                <w:rFonts w:ascii="Aptos" w:eastAsia="Aptos" w:hAnsi="Aptos" w:cs="Aptos"/>
                <w:color w:val="000000" w:themeColor="text1"/>
                <w:lang w:val="en"/>
              </w:rPr>
            </w:rPrChange>
          </w:rPr>
          <w:delText xml:space="preserve"> </w:delText>
        </w:r>
      </w:del>
    </w:p>
    <w:p w14:paraId="0DB28867" w14:textId="739FAD8C" w:rsidR="02604249" w:rsidRDefault="02604249">
      <w:pPr>
        <w:spacing w:before="180" w:after="180"/>
        <w:rPr>
          <w:del w:id="251" w:author="Hughes, Owen" w:date="2025-12-08T15:48:00Z" w16du:dateUtc="2025-12-08T15:48:57Z"/>
          <w:rFonts w:ascii="Aptos" w:eastAsia="Aptos" w:hAnsi="Aptos" w:cs="Aptos"/>
          <w:color w:val="000000" w:themeColor="text1"/>
          <w:highlight w:val="yellow"/>
          <w:lang w:val="en"/>
          <w:rPrChange w:id="252" w:author="Tong, C.Y." w:date="2025-12-08T10:49:00Z" w16du:dateUtc="2025-12-08T10:49:00Z">
            <w:rPr>
              <w:del w:id="253" w:author="Hughes, Owen" w:date="2025-12-08T15:48:00Z" w16du:dateUtc="2025-12-08T15:48:57Z"/>
              <w:rFonts w:ascii="Aptos" w:eastAsia="Aptos" w:hAnsi="Aptos" w:cs="Aptos"/>
              <w:color w:val="000000" w:themeColor="text1"/>
              <w:lang w:val="en"/>
            </w:rPr>
          </w:rPrChange>
        </w:rPr>
        <w:pPrChange w:id="254" w:author="Tong, C.Y." w:date="2025-12-08T10:47:00Z">
          <w:pPr/>
        </w:pPrChange>
      </w:pPr>
      <w:del w:id="255" w:author="Hughes, Owen" w:date="2025-12-08T15:48:00Z">
        <w:r w:rsidRPr="249A6601">
          <w:rPr>
            <w:rFonts w:ascii="Aptos" w:eastAsia="Aptos" w:hAnsi="Aptos" w:cs="Aptos"/>
            <w:color w:val="000000" w:themeColor="text1"/>
            <w:highlight w:val="yellow"/>
            <w:lang w:val="en"/>
            <w:rPrChange w:id="256" w:author="Tong, C.Y." w:date="2025-12-08T10:49:00Z" w16du:dateUtc="2025-12-08T10:49:00Z">
              <w:rPr>
                <w:rFonts w:ascii="Aptos" w:eastAsia="Aptos" w:hAnsi="Aptos" w:cs="Aptos"/>
                <w:color w:val="000000" w:themeColor="text1"/>
                <w:lang w:val="en"/>
              </w:rPr>
            </w:rPrChange>
          </w:rPr>
          <w:delText xml:space="preserve"> </w:delText>
        </w:r>
      </w:del>
    </w:p>
    <w:p w14:paraId="34C96346" w14:textId="0DC2E85D" w:rsidR="02604249" w:rsidRDefault="02604249">
      <w:pPr>
        <w:spacing w:before="180" w:after="180"/>
        <w:rPr>
          <w:del w:id="257" w:author="Hughes, Owen" w:date="2025-12-08T15:48:00Z" w16du:dateUtc="2025-12-08T15:48:57Z"/>
          <w:rFonts w:ascii="Aptos" w:eastAsia="Aptos" w:hAnsi="Aptos" w:cs="Aptos"/>
          <w:color w:val="000000" w:themeColor="text1"/>
          <w:highlight w:val="yellow"/>
          <w:lang w:val="en"/>
          <w:rPrChange w:id="258" w:author="Tong, C.Y." w:date="2025-12-08T10:49:00Z" w16du:dateUtc="2025-12-08T10:49:00Z">
            <w:rPr>
              <w:del w:id="259" w:author="Hughes, Owen" w:date="2025-12-08T15:48:00Z" w16du:dateUtc="2025-12-08T15:48:57Z"/>
              <w:rFonts w:ascii="Aptos" w:eastAsia="Aptos" w:hAnsi="Aptos" w:cs="Aptos"/>
              <w:color w:val="000000" w:themeColor="text1"/>
              <w:lang w:val="en"/>
            </w:rPr>
          </w:rPrChange>
        </w:rPr>
        <w:pPrChange w:id="260" w:author="Tong, C.Y." w:date="2025-12-08T10:47:00Z">
          <w:pPr/>
        </w:pPrChange>
      </w:pPr>
      <w:del w:id="261" w:author="Hughes, Owen" w:date="2025-12-08T15:48:00Z">
        <w:r w:rsidRPr="249A6601">
          <w:rPr>
            <w:rFonts w:ascii="Aptos" w:eastAsia="Aptos" w:hAnsi="Aptos" w:cs="Aptos"/>
            <w:color w:val="000000" w:themeColor="text1"/>
            <w:highlight w:val="yellow"/>
            <w:lang w:val="en"/>
            <w:rPrChange w:id="262" w:author="Tong, C.Y." w:date="2025-12-08T10:49:00Z" w16du:dateUtc="2025-12-08T10:49:00Z">
              <w:rPr>
                <w:rFonts w:ascii="Aptos" w:eastAsia="Aptos" w:hAnsi="Aptos" w:cs="Aptos"/>
                <w:color w:val="000000" w:themeColor="text1"/>
                <w:lang w:val="en"/>
              </w:rPr>
            </w:rPrChange>
          </w:rPr>
          <w:delText>However, the emerging empirical and policy literature suggests that well designed visitor taxation, including levies that explicitly cover short term lets, is unlikely to generate large deterrent effects in major urban destinations. The United Kingdom Government’s consultation on an overnight visitor levy in England has already foregrounded international evidence that low per night charges, applied universally across accommodation types, tend not to produce significant reductions in arrivals in high demand cities</w:delText>
        </w:r>
        <w:r w:rsidRPr="5C57D44A">
          <w:rPr>
            <w:rFonts w:ascii="Aptos" w:eastAsia="Aptos" w:hAnsi="Aptos" w:cs="Aptos"/>
            <w:color w:val="000000" w:themeColor="text1"/>
            <w:lang w:val="en"/>
          </w:rPr>
          <w:delText xml:space="preserve"> </w:delText>
        </w:r>
      </w:del>
    </w:p>
    <w:p w14:paraId="07B68E69" w14:textId="4A3806C6" w:rsidR="02604249" w:rsidRDefault="02604249">
      <w:pPr>
        <w:spacing w:before="180" w:after="180"/>
        <w:rPr>
          <w:del w:id="263" w:author="Hughes, Owen" w:date="2025-12-08T15:48:00Z" w16du:dateUtc="2025-12-08T15:48:57Z"/>
          <w:rFonts w:ascii="Aptos" w:eastAsia="Aptos" w:hAnsi="Aptos" w:cs="Aptos"/>
          <w:color w:val="000000" w:themeColor="text1"/>
          <w:highlight w:val="yellow"/>
          <w:lang w:val="en"/>
          <w:rPrChange w:id="264" w:author="Tong, C.Y." w:date="2025-12-08T10:49:00Z" w16du:dateUtc="2025-12-08T10:49:00Z">
            <w:rPr>
              <w:del w:id="265" w:author="Hughes, Owen" w:date="2025-12-08T15:48:00Z" w16du:dateUtc="2025-12-08T15:48:57Z"/>
              <w:rFonts w:ascii="Aptos" w:eastAsia="Aptos" w:hAnsi="Aptos" w:cs="Aptos"/>
              <w:color w:val="000000" w:themeColor="text1"/>
              <w:lang w:val="en"/>
            </w:rPr>
          </w:rPrChange>
        </w:rPr>
        <w:pPrChange w:id="266" w:author="Tong, C.Y." w:date="2025-12-08T10:47:00Z">
          <w:pPr/>
        </w:pPrChange>
      </w:pPr>
      <w:del w:id="267" w:author="Hughes, Owen" w:date="2025-12-08T15:48:00Z">
        <w:r w:rsidRPr="249A6601">
          <w:rPr>
            <w:rFonts w:ascii="Aptos" w:eastAsia="Aptos" w:hAnsi="Aptos" w:cs="Aptos"/>
            <w:color w:val="000000" w:themeColor="text1"/>
            <w:highlight w:val="yellow"/>
            <w:lang w:val="en"/>
            <w:rPrChange w:id="268" w:author="Tong, C.Y." w:date="2025-12-08T10:49:00Z" w16du:dateUtc="2025-12-08T10:49:00Z">
              <w:rPr>
                <w:rFonts w:ascii="Aptos" w:eastAsia="Aptos" w:hAnsi="Aptos" w:cs="Aptos"/>
                <w:color w:val="000000" w:themeColor="text1"/>
                <w:lang w:val="en"/>
              </w:rPr>
            </w:rPrChange>
          </w:rPr>
          <w:delText>[DLUHC (2024)](</w:delText>
        </w:r>
      </w:del>
      <w:ins w:id="269" w:author="Tong, C.Y." w:date="2025-12-08T10:47:00Z">
        <w:r>
          <w:fldChar w:fldCharType="begin"/>
        </w:r>
        <w:r>
          <w:instrText xml:space="preserve">HYPERLINK "https://www.gov.uk/government/consultations/overnight-visitor-levy-in-england" </w:instrText>
        </w:r>
        <w:r>
          <w:fldChar w:fldCharType="separate"/>
        </w:r>
      </w:ins>
      <w:del w:id="270" w:author="Hughes, Owen" w:date="2025-12-08T15:48:00Z">
        <w:r w:rsidRPr="5C57D44A">
          <w:rPr>
            <w:rStyle w:val="Hyperlink"/>
            <w:rFonts w:ascii="Aptos" w:eastAsia="Aptos" w:hAnsi="Aptos" w:cs="Aptos"/>
            <w:color w:val="156082" w:themeColor="accent1"/>
            <w:lang w:val="en"/>
          </w:rPr>
          <w:delText>https://www.gov.uk/government/consultations/overnight-visitor-levy-in-england</w:delText>
        </w:r>
      </w:del>
      <w:ins w:id="271" w:author="Tong, C.Y." w:date="2025-12-08T10:47:00Z">
        <w:r>
          <w:fldChar w:fldCharType="end"/>
        </w:r>
      </w:ins>
      <w:del w:id="272" w:author="Hughes, Owen" w:date="2025-12-08T15:48:00Z">
        <w:r w:rsidRPr="249A6601">
          <w:rPr>
            <w:rFonts w:ascii="Aptos" w:eastAsia="Aptos" w:hAnsi="Aptos" w:cs="Aptos"/>
            <w:color w:val="000000" w:themeColor="text1"/>
            <w:highlight w:val="yellow"/>
            <w:lang w:val="en"/>
            <w:rPrChange w:id="273" w:author="Tong, C.Y." w:date="2025-12-08T10:49:00Z" w16du:dateUtc="2025-12-08T10:49:00Z">
              <w:rPr>
                <w:rFonts w:ascii="Aptos" w:eastAsia="Aptos" w:hAnsi="Aptos" w:cs="Aptos"/>
                <w:color w:val="000000" w:themeColor="text1"/>
                <w:lang w:val="en"/>
              </w:rPr>
            </w:rPrChange>
          </w:rPr>
          <w:delText>).</w:delText>
        </w:r>
        <w:r w:rsidRPr="5C57D44A">
          <w:rPr>
            <w:rFonts w:ascii="Aptos" w:eastAsia="Aptos" w:hAnsi="Aptos" w:cs="Aptos"/>
            <w:color w:val="000000" w:themeColor="text1"/>
            <w:lang w:val="en"/>
          </w:rPr>
          <w:delText xml:space="preserve"> </w:delText>
        </w:r>
      </w:del>
    </w:p>
    <w:p w14:paraId="1F329836" w14:textId="42EFB2BF" w:rsidR="02604249" w:rsidRDefault="02604249">
      <w:pPr>
        <w:spacing w:before="180" w:after="180"/>
        <w:rPr>
          <w:del w:id="274" w:author="Hughes, Owen" w:date="2025-12-08T15:48:00Z" w16du:dateUtc="2025-12-08T15:48:57Z"/>
          <w:rFonts w:ascii="Aptos" w:eastAsia="Aptos" w:hAnsi="Aptos" w:cs="Aptos"/>
          <w:color w:val="000000" w:themeColor="text1"/>
          <w:highlight w:val="yellow"/>
          <w:lang w:val="en-US"/>
          <w:rPrChange w:id="275" w:author="Tong, C.Y." w:date="2025-12-08T10:49:00Z" w16du:dateUtc="2025-12-08T10:49:00Z">
            <w:rPr>
              <w:del w:id="276" w:author="Hughes, Owen" w:date="2025-12-08T15:48:00Z" w16du:dateUtc="2025-12-08T15:48:57Z"/>
              <w:rFonts w:ascii="Aptos" w:eastAsia="Aptos" w:hAnsi="Aptos" w:cs="Aptos"/>
              <w:color w:val="000000" w:themeColor="text1"/>
              <w:lang w:val="en-US"/>
            </w:rPr>
          </w:rPrChange>
        </w:rPr>
        <w:pPrChange w:id="277" w:author="Tong, C.Y." w:date="2025-12-08T10:47:00Z">
          <w:pPr/>
        </w:pPrChange>
      </w:pPr>
      <w:del w:id="278" w:author="Hughes, Owen" w:date="2025-12-08T15:48:00Z">
        <w:r w:rsidRPr="249A6601">
          <w:rPr>
            <w:rFonts w:ascii="Aptos" w:eastAsia="Aptos" w:hAnsi="Aptos" w:cs="Aptos"/>
            <w:color w:val="000000" w:themeColor="text1"/>
            <w:highlight w:val="yellow"/>
            <w:lang w:val="en-US"/>
            <w:rPrChange w:id="279" w:author="Tong, C.Y." w:date="2025-12-08T10:49:00Z" w16du:dateUtc="2025-12-08T10:49:00Z">
              <w:rPr>
                <w:rFonts w:ascii="Aptos" w:eastAsia="Aptos" w:hAnsi="Aptos" w:cs="Aptos"/>
                <w:color w:val="000000" w:themeColor="text1"/>
                <w:lang w:val="en-US"/>
              </w:rPr>
            </w:rPrChange>
          </w:rPr>
          <w:delText>In London, City Hall and media reporting indicate that a 5% tax on accommodation bills could yield up to £240 million per year in additional revenue, with the Mayor explicitly arguing that such a levy would leave London’s competitiveness intact relative to other European capitals that already apply similar taxes.</w:delText>
        </w:r>
      </w:del>
    </w:p>
    <w:p w14:paraId="262A3213" w14:textId="50EA27BB" w:rsidR="02604249" w:rsidRDefault="02604249">
      <w:pPr>
        <w:spacing w:before="180" w:after="180"/>
        <w:rPr>
          <w:del w:id="280" w:author="Hughes, Owen" w:date="2025-12-08T15:48:00Z" w16du:dateUtc="2025-12-08T15:48:57Z"/>
          <w:rFonts w:ascii="Aptos" w:eastAsia="Aptos" w:hAnsi="Aptos" w:cs="Aptos"/>
          <w:color w:val="000000" w:themeColor="text1"/>
          <w:highlight w:val="yellow"/>
          <w:lang w:val="en"/>
          <w:rPrChange w:id="281" w:author="Tong, C.Y." w:date="2025-12-08T10:49:00Z" w16du:dateUtc="2025-12-08T10:49:00Z">
            <w:rPr>
              <w:del w:id="282" w:author="Hughes, Owen" w:date="2025-12-08T15:48:00Z" w16du:dateUtc="2025-12-08T15:48:57Z"/>
              <w:rFonts w:ascii="Aptos" w:eastAsia="Aptos" w:hAnsi="Aptos" w:cs="Aptos"/>
              <w:color w:val="000000" w:themeColor="text1"/>
              <w:lang w:val="en"/>
            </w:rPr>
          </w:rPrChange>
        </w:rPr>
        <w:pPrChange w:id="283" w:author="Tong, C.Y." w:date="2025-12-08T10:47:00Z">
          <w:pPr/>
        </w:pPrChange>
      </w:pPr>
      <w:del w:id="284" w:author="Hughes, Owen" w:date="2025-12-08T15:48:00Z">
        <w:r w:rsidRPr="249A6601">
          <w:rPr>
            <w:rFonts w:ascii="Aptos" w:eastAsia="Aptos" w:hAnsi="Aptos" w:cs="Aptos"/>
            <w:color w:val="000000" w:themeColor="text1"/>
            <w:highlight w:val="yellow"/>
            <w:lang w:val="en"/>
            <w:rPrChange w:id="285" w:author="Tong, C.Y." w:date="2025-12-08T10:49:00Z" w16du:dateUtc="2025-12-08T10:49:00Z">
              <w:rPr>
                <w:rFonts w:ascii="Aptos" w:eastAsia="Aptos" w:hAnsi="Aptos" w:cs="Aptos"/>
                <w:color w:val="000000" w:themeColor="text1"/>
                <w:lang w:val="en"/>
              </w:rPr>
            </w:rPrChange>
          </w:rPr>
          <w:delText>[MHCLG (2025)](</w:delText>
        </w:r>
      </w:del>
      <w:ins w:id="286" w:author="Tong, C.Y." w:date="2025-12-08T10:47:00Z">
        <w:r>
          <w:fldChar w:fldCharType="begin"/>
        </w:r>
        <w:r>
          <w:instrText xml:space="preserve">HYPERLINK "https://www.hackneycitizen.co.uk/2025/11/19/london-tourist-tax-sadiq-khan-verdict/" </w:instrText>
        </w:r>
        <w:r>
          <w:fldChar w:fldCharType="separate"/>
        </w:r>
      </w:ins>
      <w:del w:id="287" w:author="Hughes, Owen" w:date="2025-12-08T15:48:00Z">
        <w:r w:rsidRPr="5C57D44A">
          <w:rPr>
            <w:rStyle w:val="Hyperlink"/>
            <w:rFonts w:ascii="Aptos" w:eastAsia="Aptos" w:hAnsi="Aptos" w:cs="Aptos"/>
            <w:color w:val="156082" w:themeColor="accent1"/>
            <w:lang w:val="en"/>
          </w:rPr>
          <w:delText xml:space="preserve"> https://www.gov.uk/government/news/levy-on-overnight-trips-will-help-mayors-invest-in-local-growth</w:delText>
        </w:r>
      </w:del>
      <w:ins w:id="288" w:author="Tong, C.Y." w:date="2025-12-08T10:47:00Z">
        <w:r>
          <w:fldChar w:fldCharType="end"/>
        </w:r>
      </w:ins>
      <w:del w:id="289" w:author="Hughes, Owen" w:date="2025-12-08T15:48:00Z">
        <w:r w:rsidRPr="249A6601">
          <w:rPr>
            <w:rFonts w:ascii="Aptos" w:eastAsia="Aptos" w:hAnsi="Aptos" w:cs="Aptos"/>
            <w:color w:val="000000" w:themeColor="text1"/>
            <w:highlight w:val="yellow"/>
            <w:lang w:val="en"/>
            <w:rPrChange w:id="290" w:author="Tong, C.Y." w:date="2025-12-08T10:49:00Z" w16du:dateUtc="2025-12-08T10:49:00Z">
              <w:rPr>
                <w:rFonts w:ascii="Aptos" w:eastAsia="Aptos" w:hAnsi="Aptos" w:cs="Aptos"/>
                <w:color w:val="000000" w:themeColor="text1"/>
                <w:lang w:val="en"/>
              </w:rPr>
            </w:rPrChange>
          </w:rPr>
          <w:delText>)</w:delText>
        </w:r>
        <w:r w:rsidRPr="5C57D44A">
          <w:rPr>
            <w:rFonts w:ascii="Aptos" w:eastAsia="Aptos" w:hAnsi="Aptos" w:cs="Aptos"/>
            <w:color w:val="000000" w:themeColor="text1"/>
            <w:lang w:val="en"/>
          </w:rPr>
          <w:delText xml:space="preserve"> </w:delText>
        </w:r>
      </w:del>
    </w:p>
    <w:p w14:paraId="552C18C6" w14:textId="2FBF17BC" w:rsidR="02604249" w:rsidRDefault="02604249">
      <w:pPr>
        <w:spacing w:before="180" w:after="180"/>
        <w:rPr>
          <w:del w:id="291" w:author="Hughes, Owen" w:date="2025-12-08T15:48:00Z" w16du:dateUtc="2025-12-08T15:48:57Z"/>
          <w:rFonts w:ascii="Aptos" w:eastAsia="Aptos" w:hAnsi="Aptos" w:cs="Aptos"/>
          <w:color w:val="000000" w:themeColor="text1"/>
          <w:highlight w:val="yellow"/>
          <w:lang w:val="en-US"/>
          <w:rPrChange w:id="292" w:author="Tong, C.Y." w:date="2025-12-08T10:49:00Z" w16du:dateUtc="2025-12-08T10:49:00Z">
            <w:rPr>
              <w:del w:id="293" w:author="Hughes, Owen" w:date="2025-12-08T15:48:00Z" w16du:dateUtc="2025-12-08T15:48:57Z"/>
              <w:rFonts w:ascii="Aptos" w:eastAsia="Aptos" w:hAnsi="Aptos" w:cs="Aptos"/>
              <w:color w:val="000000" w:themeColor="text1"/>
              <w:lang w:val="en-US"/>
            </w:rPr>
          </w:rPrChange>
        </w:rPr>
        <w:pPrChange w:id="294" w:author="Tong, C.Y." w:date="2025-12-08T10:47:00Z">
          <w:pPr/>
        </w:pPrChange>
      </w:pPr>
      <w:del w:id="295" w:author="Hughes, Owen" w:date="2025-12-08T15:48:00Z">
        <w:r w:rsidRPr="249A6601">
          <w:rPr>
            <w:rFonts w:ascii="Aptos" w:eastAsia="Aptos" w:hAnsi="Aptos" w:cs="Aptos"/>
            <w:color w:val="000000" w:themeColor="text1"/>
            <w:highlight w:val="yellow"/>
            <w:lang w:val="en-US"/>
            <w:rPrChange w:id="296" w:author="Tong, C.Y." w:date="2025-12-08T10:49:00Z" w16du:dateUtc="2025-12-08T10:49:00Z">
              <w:rPr>
                <w:rFonts w:ascii="Aptos" w:eastAsia="Aptos" w:hAnsi="Aptos" w:cs="Aptos"/>
                <w:color w:val="000000" w:themeColor="text1"/>
                <w:lang w:val="en-US"/>
              </w:rPr>
            </w:rPrChange>
          </w:rPr>
          <w:delText>Parallel modelling for a proposed visitor levy in Wales estimates that the impact on employment and GVA would be very small relative to the size of the regional economy, consistent with low price elasticity of tourism demand in attractive destinations.</w:delText>
        </w:r>
      </w:del>
    </w:p>
    <w:p w14:paraId="208BF962" w14:textId="6A433F52" w:rsidR="02604249" w:rsidRDefault="02604249">
      <w:pPr>
        <w:spacing w:before="180" w:after="180"/>
        <w:rPr>
          <w:del w:id="297" w:author="Hughes, Owen" w:date="2025-12-08T15:48:00Z" w16du:dateUtc="2025-12-08T15:48:57Z"/>
          <w:rFonts w:ascii="Aptos" w:eastAsia="Aptos" w:hAnsi="Aptos" w:cs="Aptos"/>
          <w:color w:val="000000" w:themeColor="text1"/>
          <w:highlight w:val="yellow"/>
          <w:lang w:val="en"/>
          <w:rPrChange w:id="298" w:author="Tong, C.Y." w:date="2025-12-08T10:49:00Z" w16du:dateUtc="2025-12-08T10:49:00Z">
            <w:rPr>
              <w:del w:id="299" w:author="Hughes, Owen" w:date="2025-12-08T15:48:00Z" w16du:dateUtc="2025-12-08T15:48:57Z"/>
              <w:rFonts w:ascii="Aptos" w:eastAsia="Aptos" w:hAnsi="Aptos" w:cs="Aptos"/>
              <w:color w:val="000000" w:themeColor="text1"/>
              <w:lang w:val="en"/>
            </w:rPr>
          </w:rPrChange>
        </w:rPr>
        <w:pPrChange w:id="300" w:author="Tong, C.Y." w:date="2025-12-08T10:47:00Z">
          <w:pPr/>
        </w:pPrChange>
      </w:pPr>
      <w:del w:id="301" w:author="Hughes, Owen" w:date="2025-12-08T15:48:00Z">
        <w:r w:rsidRPr="249A6601">
          <w:rPr>
            <w:rFonts w:ascii="Aptos" w:eastAsia="Aptos" w:hAnsi="Aptos" w:cs="Aptos"/>
            <w:color w:val="000000" w:themeColor="text1"/>
            <w:highlight w:val="yellow"/>
            <w:lang w:val="en"/>
            <w:rPrChange w:id="302" w:author="Tong, C.Y." w:date="2025-12-08T10:49:00Z" w16du:dateUtc="2025-12-08T10:49:00Z">
              <w:rPr>
                <w:rFonts w:ascii="Aptos" w:eastAsia="Aptos" w:hAnsi="Aptos" w:cs="Aptos"/>
                <w:color w:val="000000" w:themeColor="text1"/>
                <w:lang w:val="en"/>
              </w:rPr>
            </w:rPrChange>
          </w:rPr>
          <w:delText>[Jones (2024)](</w:delText>
        </w:r>
      </w:del>
      <w:r>
        <w:fldChar w:fldCharType="begin"/>
      </w:r>
      <w:r>
        <w:instrText>HYPERLINK "https://www.gov.wales/sites/default/files/publications/2024-11/the-potential-economic-and-greenhouse-gas-impacts-of-a-visitor-levy-in-wales.pdf" \h</w:instrText>
      </w:r>
      <w:r>
        <w:fldChar w:fldCharType="separate"/>
      </w:r>
      <w:del w:id="303" w:author="Hughes, Owen" w:date="2025-12-08T15:48:00Z">
        <w:r w:rsidRPr="10FA1BC4">
          <w:rPr>
            <w:rStyle w:val="Hyperlink"/>
            <w:rFonts w:ascii="Aptos" w:eastAsia="Aptos" w:hAnsi="Aptos" w:cs="Aptos"/>
            <w:color w:val="156082" w:themeColor="accent1"/>
            <w:lang w:val="en"/>
          </w:rPr>
          <w:delText>https://www.gov.wales/sites/default/files/publications/2024-11/the-potential-economic-and-greenhouse-gas-impacts-of-a-visitor-levy-in-wales.pdf</w:delText>
        </w:r>
      </w:del>
      <w:r>
        <w:fldChar w:fldCharType="end"/>
      </w:r>
      <w:del w:id="304" w:author="Hughes, Owen" w:date="2025-12-08T15:48:00Z">
        <w:r w:rsidRPr="249A6601">
          <w:rPr>
            <w:rFonts w:ascii="Aptos" w:eastAsia="Aptos" w:hAnsi="Aptos" w:cs="Aptos"/>
            <w:color w:val="000000" w:themeColor="text1"/>
            <w:highlight w:val="yellow"/>
            <w:lang w:val="en"/>
            <w:rPrChange w:id="305" w:author="Tong, C.Y." w:date="2025-12-08T10:49:00Z" w16du:dateUtc="2025-12-08T10:49:00Z">
              <w:rPr>
                <w:rFonts w:ascii="Aptos" w:eastAsia="Aptos" w:hAnsi="Aptos" w:cs="Aptos"/>
                <w:color w:val="000000" w:themeColor="text1"/>
                <w:lang w:val="en"/>
              </w:rPr>
            </w:rPrChange>
          </w:rPr>
          <w:delText>)</w:delText>
        </w:r>
      </w:del>
    </w:p>
    <w:p w14:paraId="62EDCFE1" w14:textId="3997C336" w:rsidR="02604249" w:rsidRDefault="02604249">
      <w:pPr>
        <w:spacing w:before="180" w:after="180"/>
        <w:rPr>
          <w:del w:id="306" w:author="Hughes, Owen" w:date="2025-12-08T15:48:00Z" w16du:dateUtc="2025-12-08T15:48:57Z"/>
          <w:rFonts w:ascii="Aptos" w:eastAsia="Aptos" w:hAnsi="Aptos" w:cs="Aptos"/>
          <w:color w:val="000000" w:themeColor="text1"/>
          <w:highlight w:val="yellow"/>
          <w:lang w:val="en"/>
          <w:rPrChange w:id="307" w:author="Tong, C.Y." w:date="2025-12-08T10:49:00Z" w16du:dateUtc="2025-12-08T10:49:00Z">
            <w:rPr>
              <w:del w:id="308" w:author="Hughes, Owen" w:date="2025-12-08T15:48:00Z" w16du:dateUtc="2025-12-08T15:48:57Z"/>
              <w:rFonts w:ascii="Aptos" w:eastAsia="Aptos" w:hAnsi="Aptos" w:cs="Aptos"/>
              <w:color w:val="000000" w:themeColor="text1"/>
              <w:lang w:val="en"/>
            </w:rPr>
          </w:rPrChange>
        </w:rPr>
        <w:pPrChange w:id="309" w:author="Tong, C.Y." w:date="2025-12-08T10:47:00Z">
          <w:pPr/>
        </w:pPrChange>
      </w:pPr>
      <w:del w:id="310" w:author="Hughes, Owen" w:date="2025-12-08T15:48:00Z">
        <w:r w:rsidRPr="249A6601">
          <w:rPr>
            <w:rFonts w:ascii="Aptos" w:eastAsia="Aptos" w:hAnsi="Aptos" w:cs="Aptos"/>
            <w:color w:val="000000" w:themeColor="text1"/>
            <w:highlight w:val="yellow"/>
            <w:lang w:val="en"/>
            <w:rPrChange w:id="311" w:author="Tong, C.Y." w:date="2025-12-08T10:49:00Z" w16du:dateUtc="2025-12-08T10:49:00Z">
              <w:rPr>
                <w:rFonts w:ascii="Aptos" w:eastAsia="Aptos" w:hAnsi="Aptos" w:cs="Aptos"/>
                <w:color w:val="000000" w:themeColor="text1"/>
                <w:lang w:val="en"/>
              </w:rPr>
            </w:rPrChange>
          </w:rPr>
          <w:delText>Taken together, this evidence supports an assumption that a modest, broadly based levy on overnight stays, including those booked through short-term rental platforms, can provide a stable source of local revenue without materially undermining aggregate tourism demand.</w:delText>
        </w:r>
      </w:del>
    </w:p>
    <w:p w14:paraId="45D4D90A" w14:textId="3F742112" w:rsidR="02604249" w:rsidRDefault="02604249">
      <w:pPr>
        <w:spacing w:before="180" w:after="180"/>
        <w:rPr>
          <w:del w:id="312" w:author="Hughes, Owen" w:date="2025-12-08T15:48:00Z" w16du:dateUtc="2025-12-08T15:48:57Z"/>
          <w:rFonts w:ascii="Aptos" w:eastAsia="Aptos" w:hAnsi="Aptos" w:cs="Aptos"/>
          <w:color w:val="000000" w:themeColor="text1"/>
          <w:highlight w:val="yellow"/>
          <w:lang w:val="en"/>
          <w:rPrChange w:id="313" w:author="Tong, C.Y." w:date="2025-12-08T10:49:00Z" w16du:dateUtc="2025-12-08T10:49:00Z">
            <w:rPr>
              <w:del w:id="314" w:author="Hughes, Owen" w:date="2025-12-08T15:48:00Z" w16du:dateUtc="2025-12-08T15:48:57Z"/>
              <w:rFonts w:ascii="Aptos" w:eastAsia="Aptos" w:hAnsi="Aptos" w:cs="Aptos"/>
              <w:color w:val="000000" w:themeColor="text1"/>
              <w:lang w:val="en"/>
            </w:rPr>
          </w:rPrChange>
        </w:rPr>
        <w:pPrChange w:id="315" w:author="Tong, C.Y." w:date="2025-12-08T10:47:00Z">
          <w:pPr/>
        </w:pPrChange>
      </w:pPr>
      <w:del w:id="316" w:author="Hughes, Owen" w:date="2025-12-08T15:48:00Z">
        <w:r w:rsidRPr="249A6601">
          <w:rPr>
            <w:rFonts w:ascii="Aptos" w:eastAsia="Aptos" w:hAnsi="Aptos" w:cs="Aptos"/>
            <w:color w:val="000000" w:themeColor="text1"/>
            <w:highlight w:val="yellow"/>
            <w:lang w:val="en"/>
            <w:rPrChange w:id="317" w:author="Tong, C.Y." w:date="2025-12-08T10:49:00Z" w16du:dateUtc="2025-12-08T10:49:00Z">
              <w:rPr>
                <w:rFonts w:ascii="Aptos" w:eastAsia="Aptos" w:hAnsi="Aptos" w:cs="Aptos"/>
                <w:color w:val="000000" w:themeColor="text1"/>
                <w:lang w:val="en"/>
              </w:rPr>
            </w:rPrChange>
          </w:rPr>
          <w:delText xml:space="preserve"> </w:delText>
        </w:r>
      </w:del>
    </w:p>
    <w:p w14:paraId="5E086157" w14:textId="131D1251" w:rsidR="02604249" w:rsidRDefault="02604249">
      <w:pPr>
        <w:spacing w:before="180" w:after="180"/>
        <w:rPr>
          <w:del w:id="318" w:author="Hughes, Owen" w:date="2025-12-08T15:48:00Z" w16du:dateUtc="2025-12-08T15:48:57Z"/>
          <w:rFonts w:ascii="Aptos" w:eastAsia="Aptos" w:hAnsi="Aptos" w:cs="Aptos"/>
          <w:color w:val="000000" w:themeColor="text1"/>
          <w:highlight w:val="yellow"/>
          <w:lang w:val="en-US"/>
          <w:rPrChange w:id="319" w:author="Tong, C.Y." w:date="2025-12-08T10:49:00Z" w16du:dateUtc="2025-12-08T10:49:00Z">
            <w:rPr>
              <w:del w:id="320" w:author="Hughes, Owen" w:date="2025-12-08T15:48:00Z" w16du:dateUtc="2025-12-08T15:48:57Z"/>
              <w:rFonts w:ascii="Aptos" w:eastAsia="Aptos" w:hAnsi="Aptos" w:cs="Aptos"/>
              <w:color w:val="000000" w:themeColor="text1"/>
              <w:lang w:val="en-US"/>
            </w:rPr>
          </w:rPrChange>
        </w:rPr>
        <w:pPrChange w:id="321" w:author="Tong, C.Y." w:date="2025-12-08T10:47:00Z">
          <w:pPr/>
        </w:pPrChange>
      </w:pPr>
      <w:del w:id="322" w:author="Hughes, Owen" w:date="2025-12-08T15:48:00Z">
        <w:r w:rsidRPr="249A6601">
          <w:rPr>
            <w:rFonts w:ascii="Aptos" w:eastAsia="Aptos" w:hAnsi="Aptos" w:cs="Aptos"/>
            <w:color w:val="000000" w:themeColor="text1"/>
            <w:highlight w:val="yellow"/>
            <w:lang w:val="en-US"/>
            <w:rPrChange w:id="323" w:author="Tong, C.Y." w:date="2025-12-08T10:49:00Z" w16du:dateUtc="2025-12-08T10:49:00Z">
              <w:rPr>
                <w:rFonts w:ascii="Aptos" w:eastAsia="Aptos" w:hAnsi="Aptos" w:cs="Aptos"/>
                <w:color w:val="000000" w:themeColor="text1"/>
                <w:lang w:val="en-US"/>
              </w:rPr>
            </w:rPrChange>
          </w:rPr>
          <w:delText>From the perspective of the project’s fiscal modelling, these findings justify treating tourism revenue not as an incidental by product of short term rental activity but as a central parameter in scenario design. On the one hand, the high economic weight and multiplier of tourism mean that any assumed fall in visitor numbers resulting from stricter regulation or higher taxation must be carefully justified and transparently quantified, since its indirect effects on output, employment and tax receipts will be large. On the other hand, the available empirical evidence on visitor levies suggests that realistic assumptions should posit only limited behavioral responses to modest, internationally comparable taxes, particularly in London. The key analytical question therefore becomes not whether a visitor levy that includes short term rentals will significantly depress tourism, but how the resulting revenue can be balanced against the much larger fiscal and social costs associated with housing displacement. This framing aligns the treatment of tourism revenue assumptions with the wider argument of the briefing, which is that policy evaluation must weigh marginal changes in tourism related tax receipts against the structurally more significant costs of ongoing pressure on the housing system.</w:delText>
        </w:r>
      </w:del>
    </w:p>
    <w:p w14:paraId="4A331713" w14:textId="2E91C3D9" w:rsidR="2E0DBFA3" w:rsidRDefault="2E0DBFA3" w:rsidP="2E0DBFA3">
      <w:pPr>
        <w:rPr>
          <w:rFonts w:ascii="Aptos" w:eastAsia="Aptos" w:hAnsi="Aptos" w:cs="Aptos"/>
          <w:color w:val="000000" w:themeColor="text1"/>
        </w:rPr>
      </w:pPr>
    </w:p>
    <w:p w14:paraId="74F27920" w14:textId="3040426A" w:rsidR="63E0395A" w:rsidRDefault="63E0395A" w:rsidP="7E5BAF75">
      <w:pPr>
        <w:rPr>
          <w:rFonts w:ascii="Aptos" w:eastAsia="Aptos" w:hAnsi="Aptos" w:cs="Aptos"/>
          <w:color w:val="000000" w:themeColor="text1"/>
          <w:lang w:val="en-SG"/>
        </w:rPr>
      </w:pPr>
      <w:r w:rsidRPr="7E5BAF75">
        <w:rPr>
          <w:rFonts w:ascii="Aptos" w:eastAsia="Aptos" w:hAnsi="Aptos" w:cs="Aptos"/>
          <w:color w:val="000000" w:themeColor="text1"/>
          <w:lang w:val="en-SG"/>
        </w:rPr>
        <w:t>On an individual level, those hosts using Airbnb as intended, to make some money from letting out a spare room for example, can make some additional income that helps them to improve their quality of life</w:t>
      </w:r>
      <w:r w:rsidR="2A3F8F1A" w:rsidRPr="7E5BAF75">
        <w:rPr>
          <w:rFonts w:ascii="Aptos" w:eastAsia="Aptos" w:hAnsi="Aptos" w:cs="Aptos"/>
          <w:color w:val="000000" w:themeColor="text1"/>
          <w:lang w:val="en-SG"/>
        </w:rPr>
        <w:t>, stay out of debt</w:t>
      </w:r>
      <w:r w:rsidRPr="7E5BAF75">
        <w:rPr>
          <w:rFonts w:ascii="Aptos" w:eastAsia="Aptos" w:hAnsi="Aptos" w:cs="Aptos"/>
          <w:color w:val="000000" w:themeColor="text1"/>
          <w:lang w:val="en-SG"/>
        </w:rPr>
        <w:t xml:space="preserve"> or save for a rainy day, </w:t>
      </w:r>
      <w:r w:rsidR="6AE118D9" w:rsidRPr="7E5BAF75">
        <w:rPr>
          <w:rFonts w:ascii="Aptos" w:eastAsia="Aptos" w:hAnsi="Aptos" w:cs="Aptos"/>
          <w:color w:val="000000" w:themeColor="text1"/>
          <w:lang w:val="en-SG"/>
        </w:rPr>
        <w:t>providing valuable peace of mind, security and even opportun</w:t>
      </w:r>
      <w:r w:rsidR="03BB2FE0" w:rsidRPr="7E5BAF75">
        <w:rPr>
          <w:rFonts w:ascii="Aptos" w:eastAsia="Aptos" w:hAnsi="Aptos" w:cs="Aptos"/>
          <w:color w:val="000000" w:themeColor="text1"/>
          <w:lang w:val="en-SG"/>
        </w:rPr>
        <w:t>ity.</w:t>
      </w:r>
      <w:commentRangeStart w:id="324"/>
      <w:commentRangeStart w:id="325"/>
      <w:commentRangeEnd w:id="324"/>
      <w:r>
        <w:rPr>
          <w:rStyle w:val="CommentReference"/>
          <w:rFonts w:ascii="Aptos" w:eastAsia="Aptos" w:hAnsi="Aptos" w:cs="Aptos"/>
          <w:color w:val="000000" w:themeColor="text1"/>
          <w:sz w:val="24"/>
          <w:szCs w:val="24"/>
          <w:lang w:val="en-SG"/>
        </w:rPr>
        <w:commentReference w:id="324"/>
      </w:r>
      <w:commentRangeEnd w:id="325"/>
      <w:r w:rsidR="00057396">
        <w:rPr>
          <w:rStyle w:val="CommentReference"/>
          <w:rFonts w:ascii="Aptos" w:eastAsia="Aptos" w:hAnsi="Aptos" w:cs="Aptos"/>
          <w:color w:val="000000" w:themeColor="text1"/>
          <w:sz w:val="24"/>
          <w:szCs w:val="24"/>
          <w:lang w:val="en-SG"/>
        </w:rPr>
        <w:commentReference w:id="325"/>
      </w:r>
    </w:p>
    <w:p w14:paraId="28DAC2C3" w14:textId="77777777" w:rsidR="006C2F5B" w:rsidRDefault="006C2F5B" w:rsidP="7E5BAF75">
      <w:pPr>
        <w:rPr>
          <w:rFonts w:ascii="Aptos" w:eastAsia="Aptos" w:hAnsi="Aptos" w:cs="Aptos"/>
          <w:color w:val="000000" w:themeColor="text1"/>
          <w:lang w:val="en-SG"/>
        </w:rPr>
      </w:pPr>
    </w:p>
    <w:p w14:paraId="7C86D365" w14:textId="66293538" w:rsidR="006C2F5B" w:rsidRPr="001B503A" w:rsidRDefault="006C2F5B" w:rsidP="006C2F5B">
      <w:pPr>
        <w:rPr>
          <w:rFonts w:ascii="Aptos" w:eastAsia="Aptos" w:hAnsi="Aptos" w:cs="Aptos"/>
          <w:color w:val="000000" w:themeColor="text1"/>
          <w:highlight w:val="green"/>
          <w:lang w:val="en-SG"/>
        </w:rPr>
      </w:pPr>
      <w:r w:rsidRPr="006C2F5B">
        <w:rPr>
          <w:rFonts w:ascii="Aptos" w:eastAsia="Aptos" w:hAnsi="Aptos" w:cs="Aptos"/>
          <w:color w:val="000000" w:themeColor="text1"/>
          <w:highlight w:val="green"/>
          <w:lang w:val="en-SG"/>
        </w:rPr>
        <w:t xml:space="preserve">While the opposition now agrees with the </w:t>
      </w:r>
      <w:r w:rsidRPr="001B503A">
        <w:rPr>
          <w:rFonts w:ascii="Aptos" w:eastAsia="Aptos" w:hAnsi="Aptos" w:cs="Aptos"/>
          <w:color w:val="000000" w:themeColor="text1"/>
          <w:highlight w:val="green"/>
          <w:lang w:val="en-SG"/>
        </w:rPr>
        <w:t>mayor’s</w:t>
      </w:r>
      <w:r w:rsidRPr="006C2F5B">
        <w:rPr>
          <w:rFonts w:ascii="Aptos" w:eastAsia="Aptos" w:hAnsi="Aptos" w:cs="Aptos"/>
          <w:color w:val="000000" w:themeColor="text1"/>
          <w:highlight w:val="green"/>
          <w:lang w:val="en-SG"/>
        </w:rPr>
        <w:t xml:space="preserve"> intent to curb the negative impacts of short-term lets, their proposal </w:t>
      </w:r>
      <w:r w:rsidR="009964AC">
        <w:rPr>
          <w:rFonts w:ascii="Aptos" w:eastAsia="Aptos" w:hAnsi="Aptos" w:cs="Aptos"/>
          <w:color w:val="000000" w:themeColor="text1"/>
          <w:highlight w:val="green"/>
          <w:lang w:val="en-SG"/>
        </w:rPr>
        <w:t>is blunt and scant on detail</w:t>
      </w:r>
      <w:r w:rsidRPr="006C2F5B">
        <w:rPr>
          <w:rFonts w:ascii="Aptos" w:eastAsia="Aptos" w:hAnsi="Aptos" w:cs="Aptos"/>
          <w:color w:val="000000" w:themeColor="text1"/>
          <w:highlight w:val="green"/>
          <w:lang w:val="en-SG"/>
        </w:rPr>
        <w:t>. It risks undermining London’s tourism economy</w:t>
      </w:r>
      <w:r w:rsidR="002A607B">
        <w:rPr>
          <w:rFonts w:ascii="Aptos" w:eastAsia="Aptos" w:hAnsi="Aptos" w:cs="Aptos"/>
          <w:color w:val="000000" w:themeColor="text1"/>
          <w:highlight w:val="green"/>
          <w:lang w:val="en-SG"/>
        </w:rPr>
        <w:t xml:space="preserve">, </w:t>
      </w:r>
      <w:r w:rsidRPr="006C2F5B">
        <w:rPr>
          <w:rFonts w:ascii="Aptos" w:eastAsia="Aptos" w:hAnsi="Aptos" w:cs="Aptos"/>
          <w:color w:val="000000" w:themeColor="text1"/>
          <w:highlight w:val="green"/>
          <w:lang w:val="en-SG"/>
        </w:rPr>
        <w:t>which generated</w:t>
      </w:r>
      <w:r w:rsidRPr="00561A8F">
        <w:rPr>
          <w:rFonts w:ascii="Aptos" w:eastAsia="Aptos" w:hAnsi="Aptos" w:cs="Aptos"/>
          <w:color w:val="000000" w:themeColor="text1"/>
          <w:highlight w:val="green"/>
          <w:lang w:val="en-SG"/>
        </w:rPr>
        <w:t xml:space="preserve"> £</w:t>
      </w:r>
      <w:r w:rsidR="009E1A2E">
        <w:rPr>
          <w:rFonts w:ascii="Aptos" w:eastAsia="Aptos" w:hAnsi="Aptos" w:cs="Aptos"/>
          <w:color w:val="000000" w:themeColor="text1"/>
          <w:highlight w:val="green"/>
          <w:lang w:val="en-SG"/>
        </w:rPr>
        <w:t>10</w:t>
      </w:r>
      <w:r w:rsidRPr="00561A8F">
        <w:rPr>
          <w:rFonts w:ascii="Aptos" w:eastAsia="Aptos" w:hAnsi="Aptos" w:cs="Aptos"/>
          <w:color w:val="000000" w:themeColor="text1"/>
          <w:highlight w:val="green"/>
          <w:lang w:val="en-SG"/>
        </w:rPr>
        <w:t xml:space="preserve"> billion in visitor spending </w:t>
      </w:r>
      <w:r w:rsidR="009E1A2E">
        <w:rPr>
          <w:rFonts w:ascii="Aptos" w:eastAsia="Aptos" w:hAnsi="Aptos" w:cs="Aptos"/>
          <w:color w:val="000000" w:themeColor="text1"/>
          <w:highlight w:val="green"/>
          <w:lang w:val="en-SG"/>
        </w:rPr>
        <w:t>annually</w:t>
      </w:r>
      <w:r w:rsidRPr="00561A8F">
        <w:rPr>
          <w:rFonts w:ascii="Aptos" w:eastAsia="Aptos" w:hAnsi="Aptos" w:cs="Aptos"/>
          <w:color w:val="000000" w:themeColor="text1"/>
          <w:highlight w:val="green"/>
          <w:lang w:val="en-SG"/>
        </w:rPr>
        <w:t xml:space="preserve"> and </w:t>
      </w:r>
      <w:r w:rsidRPr="000701EC">
        <w:rPr>
          <w:rFonts w:ascii="Aptos" w:eastAsia="Aptos" w:hAnsi="Aptos" w:cs="Aptos"/>
          <w:color w:val="000000" w:themeColor="text1"/>
          <w:highlight w:val="green"/>
          <w:lang w:val="en-SG"/>
        </w:rPr>
        <w:t xml:space="preserve">supports </w:t>
      </w:r>
      <w:r w:rsidR="00446958" w:rsidRPr="000701EC">
        <w:rPr>
          <w:rFonts w:ascii="Aptos" w:eastAsia="Aptos" w:hAnsi="Aptos" w:cs="Aptos"/>
          <w:color w:val="000000" w:themeColor="text1"/>
          <w:highlight w:val="green"/>
          <w:lang w:val="en-SG"/>
        </w:rPr>
        <w:t>7% of</w:t>
      </w:r>
      <w:r w:rsidRPr="000701EC">
        <w:rPr>
          <w:rFonts w:ascii="Aptos" w:eastAsia="Aptos" w:hAnsi="Aptos" w:cs="Aptos"/>
          <w:color w:val="000000" w:themeColor="text1"/>
          <w:highlight w:val="green"/>
          <w:lang w:val="en-SG"/>
        </w:rPr>
        <w:t xml:space="preserve"> jobs</w:t>
      </w:r>
      <w:r w:rsidR="000701EC" w:rsidRPr="000701EC">
        <w:rPr>
          <w:rFonts w:ascii="Aptos" w:eastAsia="Aptos" w:hAnsi="Aptos" w:cs="Aptos"/>
          <w:color w:val="000000" w:themeColor="text1"/>
          <w:highlight w:val="green"/>
          <w:lang w:val="en-SG"/>
        </w:rPr>
        <w:t xml:space="preserve"> (</w:t>
      </w:r>
      <w:hyperlink r:id="rId20" w:history="1">
        <w:r w:rsidR="000701EC" w:rsidRPr="000701EC">
          <w:rPr>
            <w:rStyle w:val="Hyperlink"/>
            <w:rFonts w:ascii="Aptos" w:eastAsia="Aptos" w:hAnsi="Aptos" w:cs="Aptos"/>
            <w:highlight w:val="green"/>
            <w:lang w:val="en-SG"/>
          </w:rPr>
          <w:t>https://www.london.gov.uk/who-we-are/what-london-assembly-does/questions-mayor/find-an-answer/supporting-london-continue-worlds-best-destination</w:t>
        </w:r>
      </w:hyperlink>
      <w:r w:rsidR="000701EC" w:rsidRPr="000701EC">
        <w:rPr>
          <w:rFonts w:ascii="Aptos" w:eastAsia="Aptos" w:hAnsi="Aptos" w:cs="Aptos"/>
          <w:color w:val="000000" w:themeColor="text1"/>
          <w:highlight w:val="green"/>
          <w:lang w:val="en-SG"/>
        </w:rPr>
        <w:t>)</w:t>
      </w:r>
      <w:r w:rsidR="000701EC">
        <w:rPr>
          <w:rFonts w:ascii="Aptos" w:eastAsia="Aptos" w:hAnsi="Aptos" w:cs="Aptos"/>
          <w:color w:val="000000" w:themeColor="text1"/>
          <w:lang w:val="en-SG"/>
        </w:rPr>
        <w:t xml:space="preserve"> </w:t>
      </w:r>
      <w:r w:rsidR="002A607B" w:rsidRPr="00561A8F">
        <w:rPr>
          <w:rFonts w:ascii="Aptos" w:eastAsia="Aptos" w:hAnsi="Aptos" w:cs="Aptos"/>
          <w:color w:val="000000" w:themeColor="text1"/>
          <w:highlight w:val="green"/>
          <w:lang w:val="en-SG"/>
        </w:rPr>
        <w:t xml:space="preserve">, </w:t>
      </w:r>
      <w:r w:rsidRPr="00561A8F">
        <w:rPr>
          <w:rFonts w:ascii="Aptos" w:eastAsia="Aptos" w:hAnsi="Aptos" w:cs="Aptos"/>
          <w:color w:val="000000" w:themeColor="text1"/>
          <w:highlight w:val="green"/>
          <w:lang w:val="en-SG"/>
        </w:rPr>
        <w:t xml:space="preserve">while </w:t>
      </w:r>
      <w:r w:rsidRPr="006C2F5B">
        <w:rPr>
          <w:rFonts w:ascii="Aptos" w:eastAsia="Aptos" w:hAnsi="Aptos" w:cs="Aptos"/>
          <w:color w:val="000000" w:themeColor="text1"/>
          <w:highlight w:val="green"/>
          <w:lang w:val="en-SG"/>
        </w:rPr>
        <w:t xml:space="preserve">failing to distinguish between a small number of problematic commercial operators and the many residents who host legitimately. </w:t>
      </w:r>
    </w:p>
    <w:p w14:paraId="23601E17" w14:textId="31C32735" w:rsidR="006C2F5B" w:rsidRPr="009C0BD8" w:rsidRDefault="18B7874E" w:rsidP="4568CBF3">
      <w:pPr>
        <w:rPr>
          <w:rFonts w:ascii="Aptos" w:eastAsia="Aptos" w:hAnsi="Aptos" w:cs="Aptos"/>
          <w:i/>
          <w:iCs/>
          <w:color w:val="000000" w:themeColor="text1"/>
          <w:highlight w:val="green"/>
          <w:lang w:val="en-SG"/>
        </w:rPr>
      </w:pPr>
      <w:r w:rsidRPr="00AE4406">
        <w:rPr>
          <w:rFonts w:ascii="Aptos" w:eastAsia="Aptos" w:hAnsi="Aptos" w:cs="Aptos"/>
          <w:color w:val="000000" w:themeColor="text1"/>
          <w:highlight w:val="green"/>
          <w:lang w:val="en-SG"/>
        </w:rPr>
        <w:t>For ordinary Londoners, hosting often provides a modest but meaningful supplement to household income, helping them manage rising living costs and maintain financial stability. Evidence</w:t>
      </w:r>
      <w:r w:rsidR="23C333FC" w:rsidRPr="00AE4406">
        <w:rPr>
          <w:rFonts w:ascii="Aptos" w:eastAsia="Aptos" w:hAnsi="Aptos" w:cs="Aptos"/>
          <w:color w:val="000000" w:themeColor="text1"/>
          <w:highlight w:val="green"/>
          <w:lang w:val="en-SG"/>
        </w:rPr>
        <w:t xml:space="preserve"> (</w:t>
      </w:r>
      <w:r w:rsidR="009C0BD8" w:rsidRPr="4568CBF3">
        <w:rPr>
          <w:rFonts w:ascii="Aptos" w:eastAsia="Aptos" w:hAnsi="Aptos" w:cs="Aptos"/>
          <w:i/>
          <w:iCs/>
          <w:color w:val="000000" w:themeColor="text1"/>
          <w:highlight w:val="green"/>
          <w:lang w:val="en-SG"/>
        </w:rPr>
        <w:fldChar w:fldCharType="begin"/>
      </w:r>
      <w:r w:rsidR="009C0BD8" w:rsidRPr="4568CBF3">
        <w:rPr>
          <w:rFonts w:ascii="Aptos" w:eastAsia="Aptos" w:hAnsi="Aptos" w:cs="Aptos"/>
          <w:i/>
          <w:iCs/>
          <w:color w:val="000000" w:themeColor="text1"/>
          <w:highlight w:val="green"/>
          <w:lang w:val="en-SG"/>
        </w:rPr>
        <w:instrText>HYPERLINK "</w:instrText>
      </w:r>
      <w:ins w:id="326" w:author="Tee, Benjamin" w:date="2025-12-03T18:18:00Z" w16du:dateUtc="2025-12-03T18:18:00Z">
        <w:r w:rsidRPr="4568CBF3">
          <w:rPr>
            <w:rFonts w:ascii="Aptos" w:eastAsia="Aptos" w:hAnsi="Aptos" w:cs="Aptos"/>
            <w:i/>
            <w:iCs/>
            <w:color w:val="000000" w:themeColor="text1"/>
            <w:highlight w:val="green"/>
            <w:lang w:val="en-SG"/>
          </w:rPr>
          <w:instrText>https://committees.parliament.uk/writtenevidence/7607/pdf/</w:instrText>
        </w:r>
      </w:ins>
      <w:r w:rsidR="009C0BD8" w:rsidRPr="4568CBF3">
        <w:rPr>
          <w:rFonts w:ascii="Aptos" w:eastAsia="Aptos" w:hAnsi="Aptos" w:cs="Aptos"/>
          <w:i/>
          <w:iCs/>
          <w:color w:val="000000" w:themeColor="text1"/>
          <w:highlight w:val="green"/>
          <w:lang w:val="en-SG"/>
        </w:rPr>
        <w:instrText>"</w:instrText>
      </w:r>
      <w:r w:rsidR="009C0BD8" w:rsidRPr="4568CBF3">
        <w:rPr>
          <w:rFonts w:ascii="Aptos" w:eastAsia="Aptos" w:hAnsi="Aptos" w:cs="Aptos"/>
          <w:i/>
          <w:iCs/>
          <w:color w:val="000000" w:themeColor="text1"/>
          <w:highlight w:val="green"/>
          <w:lang w:val="en-SG"/>
        </w:rPr>
      </w:r>
      <w:r w:rsidR="009C0BD8" w:rsidRPr="4568CBF3">
        <w:rPr>
          <w:rFonts w:ascii="Aptos" w:eastAsia="Aptos" w:hAnsi="Aptos" w:cs="Aptos"/>
          <w:i/>
          <w:iCs/>
          <w:color w:val="000000" w:themeColor="text1"/>
          <w:highlight w:val="green"/>
          <w:lang w:val="en-SG"/>
        </w:rPr>
        <w:fldChar w:fldCharType="separate"/>
      </w:r>
      <w:ins w:id="327" w:author="Tee, Benjamin" w:date="2025-12-03T18:18:00Z" w16du:dateUtc="2025-12-03T18:18:00Z">
        <w:r w:rsidR="23C333FC" w:rsidRPr="4568CBF3">
          <w:rPr>
            <w:rStyle w:val="Hyperlink"/>
            <w:highlight w:val="green"/>
            <w:rPrChange w:id="328" w:author="Tee, Benjamin" w:date="2025-12-04T12:40:00Z">
              <w:rPr>
                <w:rFonts w:ascii="Aptos" w:eastAsia="Aptos" w:hAnsi="Aptos" w:cs="Aptos"/>
                <w:i/>
                <w:iCs/>
                <w:color w:val="000000" w:themeColor="text1"/>
                <w:lang w:val="en-SG"/>
              </w:rPr>
            </w:rPrChange>
          </w:rPr>
          <w:t>https://committees.parliament.uk/writtenevidence/7607/pdf/</w:t>
        </w:r>
      </w:ins>
      <w:r w:rsidR="009C0BD8" w:rsidRPr="4568CBF3">
        <w:rPr>
          <w:rFonts w:ascii="Aptos" w:eastAsia="Aptos" w:hAnsi="Aptos" w:cs="Aptos"/>
          <w:i/>
          <w:iCs/>
          <w:color w:val="000000" w:themeColor="text1"/>
          <w:highlight w:val="green"/>
          <w:lang w:val="en-SG"/>
        </w:rPr>
        <w:fldChar w:fldCharType="end"/>
      </w:r>
      <w:r w:rsidR="23C333FC" w:rsidRPr="4568CBF3">
        <w:rPr>
          <w:rFonts w:ascii="Aptos" w:eastAsia="Aptos" w:hAnsi="Aptos" w:cs="Aptos"/>
          <w:i/>
          <w:iCs/>
          <w:color w:val="000000" w:themeColor="text1"/>
          <w:highlight w:val="green"/>
          <w:lang w:val="en-SG"/>
        </w:rPr>
        <w:t xml:space="preserve">) </w:t>
      </w:r>
      <w:r w:rsidRPr="00AE4406">
        <w:rPr>
          <w:rFonts w:ascii="Aptos" w:eastAsia="Aptos" w:hAnsi="Aptos" w:cs="Aptos"/>
          <w:color w:val="000000" w:themeColor="text1"/>
          <w:highlight w:val="green"/>
          <w:lang w:val="en-SG"/>
        </w:rPr>
        <w:t>shows that 29% of UK hosts are retired and 35% work full time, with significant shares employed in healthcare (13%) and education (15%)</w:t>
      </w:r>
      <w:r w:rsidR="5EDC6594" w:rsidRPr="00AE4406">
        <w:rPr>
          <w:rFonts w:ascii="Aptos" w:eastAsia="Aptos" w:hAnsi="Aptos" w:cs="Aptos"/>
          <w:color w:val="000000" w:themeColor="text1"/>
          <w:highlight w:val="green"/>
          <w:lang w:val="en-SG"/>
        </w:rPr>
        <w:t xml:space="preserve">. </w:t>
      </w:r>
      <w:r w:rsidR="6E12A6D5" w:rsidRPr="00AE4406">
        <w:rPr>
          <w:rFonts w:ascii="Aptos" w:eastAsia="Aptos" w:hAnsi="Aptos" w:cs="Aptos"/>
          <w:color w:val="000000" w:themeColor="text1"/>
          <w:highlight w:val="green"/>
          <w:lang w:val="en-SG"/>
        </w:rPr>
        <w:t>R</w:t>
      </w:r>
      <w:r w:rsidRPr="00AE4406">
        <w:rPr>
          <w:rFonts w:ascii="Aptos" w:eastAsia="Aptos" w:hAnsi="Aptos" w:cs="Aptos"/>
          <w:color w:val="000000" w:themeColor="text1"/>
          <w:highlight w:val="green"/>
          <w:lang w:val="en-SG"/>
        </w:rPr>
        <w:t xml:space="preserve">esearch </w:t>
      </w:r>
      <w:r w:rsidR="6E12A6D5" w:rsidRPr="00AE4406">
        <w:rPr>
          <w:rFonts w:ascii="Aptos" w:eastAsia="Aptos" w:hAnsi="Aptos" w:cs="Aptos"/>
          <w:color w:val="000000" w:themeColor="text1"/>
          <w:highlight w:val="green"/>
          <w:lang w:val="en-SG"/>
        </w:rPr>
        <w:t>(</w:t>
      </w:r>
      <w:ins w:id="329" w:author="Tee, Benjamin" w:date="2025-12-03T18:15:00Z" w16du:dateUtc="2025-12-03T18:15:00Z">
        <w:r w:rsidRPr="4568CBF3">
          <w:fldChar w:fldCharType="begin"/>
        </w:r>
        <w:r w:rsidRPr="4568CBF3">
          <w:rPr>
            <w:rFonts w:ascii="Aptos" w:eastAsia="Aptos" w:hAnsi="Aptos" w:cs="Aptos"/>
            <w:i/>
            <w:iCs/>
            <w:color w:val="000000" w:themeColor="text1"/>
            <w:highlight w:val="green"/>
            <w:lang w:val="en-SG"/>
          </w:rPr>
          <w:instrText>HYPERLINK "</w:instrText>
        </w:r>
      </w:ins>
      <w:ins w:id="330" w:author="Tee, Benjamin" w:date="2025-12-03T18:14:00Z" w16du:dateUtc="2025-12-03T18:14:00Z">
        <w:r w:rsidRPr="4568CBF3">
          <w:rPr>
            <w:color w:val="000000" w:themeColor="text1"/>
            <w:highlight w:val="green"/>
          </w:rPr>
          <w:instrText>https://reflect.ucl.ac.uk/remap-collaborative-blog/2022/06/27/airbnb-dependency-the-women-who-rely-on-hosting-to-survive-in-london/</w:instrText>
        </w:r>
      </w:ins>
      <w:ins w:id="331" w:author="Tee, Benjamin" w:date="2025-12-03T18:15:00Z" w16du:dateUtc="2025-12-03T18:15:00Z">
        <w:r w:rsidRPr="4568CBF3">
          <w:rPr>
            <w:rFonts w:ascii="Aptos" w:eastAsia="Aptos" w:hAnsi="Aptos" w:cs="Aptos"/>
            <w:i/>
            <w:iCs/>
            <w:color w:val="000000" w:themeColor="text1"/>
            <w:highlight w:val="green"/>
            <w:lang w:val="en-SG"/>
          </w:rPr>
          <w:instrText>"</w:instrText>
        </w:r>
        <w:r w:rsidRPr="4568CBF3">
          <w:rPr>
            <w:rFonts w:ascii="Aptos" w:eastAsia="Aptos" w:hAnsi="Aptos" w:cs="Aptos"/>
            <w:i/>
            <w:iCs/>
            <w:color w:val="000000" w:themeColor="text1"/>
            <w:highlight w:val="green"/>
            <w:lang w:val="en-SG"/>
          </w:rPr>
          <w:fldChar w:fldCharType="separate"/>
        </w:r>
      </w:ins>
      <w:r w:rsidR="6E12A6D5" w:rsidRPr="4568CBF3">
        <w:rPr>
          <w:rStyle w:val="Hyperlink"/>
          <w:rFonts w:ascii="Aptos" w:eastAsia="Aptos" w:hAnsi="Aptos" w:cs="Aptos"/>
          <w:i/>
          <w:iCs/>
          <w:highlight w:val="green"/>
          <w:lang w:val="en-SG"/>
          <w:rPrChange w:id="332" w:author="Tee, Benjamin" w:date="2025-12-04T12:40:00Z">
            <w:rPr>
              <w:rStyle w:val="Hyperlink"/>
              <w:rFonts w:ascii="Aptos" w:eastAsia="Aptos" w:hAnsi="Aptos" w:cs="Aptos"/>
              <w:i/>
              <w:iCs/>
              <w:lang w:val="en-SG"/>
            </w:rPr>
          </w:rPrChange>
        </w:rPr>
        <w:t>https://reflect.ucl.ac.uk/remap-collaborative-blog/2022/06/27/airbnb-dependency-the-women-who-rely-on-hosting-to-survive-in-london/</w:t>
      </w:r>
      <w:ins w:id="333" w:author="Tee, Benjamin" w:date="2025-12-03T18:15:00Z" w16du:dateUtc="2025-12-03T18:15:00Z">
        <w:r w:rsidRPr="4568CBF3">
          <w:rPr>
            <w:rFonts w:ascii="Aptos" w:eastAsia="Aptos" w:hAnsi="Aptos" w:cs="Aptos"/>
            <w:i/>
            <w:iCs/>
            <w:color w:val="000000" w:themeColor="text1"/>
            <w:highlight w:val="green"/>
            <w:lang w:val="en-SG"/>
          </w:rPr>
          <w:fldChar w:fldCharType="end"/>
        </w:r>
      </w:ins>
      <w:r w:rsidR="6E12A6D5">
        <w:rPr>
          <w:rFonts w:ascii="Aptos" w:eastAsia="Aptos" w:hAnsi="Aptos" w:cs="Aptos"/>
          <w:color w:val="000000" w:themeColor="text1"/>
          <w:highlight w:val="green"/>
          <w:lang w:val="en-SG"/>
        </w:rPr>
        <w:t xml:space="preserve">) </w:t>
      </w:r>
      <w:r w:rsidRPr="006C2F5B">
        <w:rPr>
          <w:rFonts w:ascii="Aptos" w:eastAsia="Aptos" w:hAnsi="Aptos" w:cs="Aptos"/>
          <w:color w:val="000000" w:themeColor="text1"/>
          <w:highlight w:val="green"/>
          <w:lang w:val="en-SG"/>
        </w:rPr>
        <w:t xml:space="preserve">also highlights that older women living alone and women with disabilities increasingly rely on hosting as a flexible lifeline. </w:t>
      </w:r>
      <w:r w:rsidR="701D8181">
        <w:rPr>
          <w:rFonts w:ascii="Aptos" w:eastAsia="Aptos" w:hAnsi="Aptos" w:cs="Aptos"/>
          <w:color w:val="000000" w:themeColor="text1"/>
          <w:highlight w:val="green"/>
          <w:lang w:val="en-SG"/>
        </w:rPr>
        <w:t>For many</w:t>
      </w:r>
      <w:r w:rsidR="200DDD7F">
        <w:rPr>
          <w:rFonts w:ascii="Aptos" w:eastAsia="Aptos" w:hAnsi="Aptos" w:cs="Aptos"/>
          <w:color w:val="000000" w:themeColor="text1"/>
          <w:highlight w:val="green"/>
          <w:lang w:val="en-SG"/>
        </w:rPr>
        <w:t xml:space="preserve"> just renting out a room, e</w:t>
      </w:r>
      <w:r w:rsidRPr="006C2F5B">
        <w:rPr>
          <w:rFonts w:ascii="Aptos" w:eastAsia="Aptos" w:hAnsi="Aptos" w:cs="Aptos"/>
          <w:color w:val="000000" w:themeColor="text1"/>
          <w:highlight w:val="green"/>
          <w:lang w:val="en-SG"/>
        </w:rPr>
        <w:t xml:space="preserve">arnings are generally modest: the median annual revenue for a private room let under 90 days is below £2,000, rising to around £10,000 for </w:t>
      </w:r>
      <w:r w:rsidR="200DDD7F">
        <w:rPr>
          <w:rFonts w:ascii="Aptos" w:eastAsia="Aptos" w:hAnsi="Aptos" w:cs="Aptos"/>
          <w:color w:val="000000" w:themeColor="text1"/>
          <w:highlight w:val="green"/>
          <w:lang w:val="en-SG"/>
        </w:rPr>
        <w:t xml:space="preserve">frequent </w:t>
      </w:r>
      <w:r w:rsidRPr="006C2F5B">
        <w:rPr>
          <w:rFonts w:ascii="Aptos" w:eastAsia="Aptos" w:hAnsi="Aptos" w:cs="Aptos"/>
          <w:color w:val="000000" w:themeColor="text1"/>
          <w:highlight w:val="green"/>
          <w:lang w:val="en-SG"/>
        </w:rPr>
        <w:t>lets.</w:t>
      </w:r>
    </w:p>
    <w:p w14:paraId="396F1C8A" w14:textId="1C23D0F9" w:rsidR="006C2F5B" w:rsidRPr="006C2F5B" w:rsidRDefault="006C2F5B" w:rsidP="006C2F5B">
      <w:pPr>
        <w:rPr>
          <w:rFonts w:ascii="Aptos" w:eastAsia="Aptos" w:hAnsi="Aptos" w:cs="Aptos"/>
          <w:color w:val="000000" w:themeColor="text1"/>
          <w:lang w:val="en-SG"/>
        </w:rPr>
      </w:pPr>
      <w:r w:rsidRPr="006C2F5B">
        <w:rPr>
          <w:rFonts w:ascii="Aptos" w:eastAsia="Aptos" w:hAnsi="Aptos" w:cs="Aptos"/>
          <w:color w:val="000000" w:themeColor="text1"/>
          <w:highlight w:val="green"/>
          <w:lang w:val="en-SG"/>
        </w:rPr>
        <w:t xml:space="preserve">Our analysis </w:t>
      </w:r>
      <w:r w:rsidR="0020723D">
        <w:rPr>
          <w:rFonts w:ascii="Aptos" w:eastAsia="Aptos" w:hAnsi="Aptos" w:cs="Aptos"/>
          <w:color w:val="000000" w:themeColor="text1"/>
          <w:highlight w:val="green"/>
          <w:lang w:val="en-SG"/>
        </w:rPr>
        <w:t>has shown</w:t>
      </w:r>
      <w:r w:rsidRPr="006C2F5B">
        <w:rPr>
          <w:rFonts w:ascii="Aptos" w:eastAsia="Aptos" w:hAnsi="Aptos" w:cs="Aptos"/>
          <w:color w:val="000000" w:themeColor="text1"/>
          <w:highlight w:val="green"/>
          <w:lang w:val="en-SG"/>
        </w:rPr>
        <w:t xml:space="preserve"> that the key problems are concentrated among a subset of professional operators in specific boroughs. A blanket approach would therefore penalise responsible hosts while doing little to address true source</w:t>
      </w:r>
      <w:r w:rsidR="002011EC">
        <w:rPr>
          <w:rFonts w:ascii="Aptos" w:eastAsia="Aptos" w:hAnsi="Aptos" w:cs="Aptos"/>
          <w:color w:val="000000" w:themeColor="text1"/>
          <w:highlight w:val="green"/>
          <w:lang w:val="en-SG"/>
        </w:rPr>
        <w:t>s</w:t>
      </w:r>
      <w:r w:rsidRPr="006C2F5B">
        <w:rPr>
          <w:rFonts w:ascii="Aptos" w:eastAsia="Aptos" w:hAnsi="Aptos" w:cs="Aptos"/>
          <w:color w:val="000000" w:themeColor="text1"/>
          <w:highlight w:val="green"/>
          <w:lang w:val="en-SG"/>
        </w:rPr>
        <w:t xml:space="preserve"> of pressure. A targeted strategy focusing </w:t>
      </w:r>
      <w:r w:rsidR="002011EC">
        <w:rPr>
          <w:rFonts w:ascii="Aptos" w:eastAsia="Aptos" w:hAnsi="Aptos" w:cs="Aptos"/>
          <w:color w:val="000000" w:themeColor="text1"/>
          <w:highlight w:val="green"/>
          <w:lang w:val="en-SG"/>
        </w:rPr>
        <w:t>on XX and YY,</w:t>
      </w:r>
      <w:r w:rsidRPr="006C2F5B">
        <w:rPr>
          <w:rFonts w:ascii="Aptos" w:eastAsia="Aptos" w:hAnsi="Aptos" w:cs="Aptos"/>
          <w:color w:val="000000" w:themeColor="text1"/>
          <w:highlight w:val="green"/>
          <w:lang w:val="en-SG"/>
        </w:rPr>
        <w:t xml:space="preserve"> su</w:t>
      </w:r>
      <w:r w:rsidRPr="001B503A">
        <w:rPr>
          <w:rFonts w:ascii="Aptos" w:eastAsia="Aptos" w:hAnsi="Aptos" w:cs="Aptos"/>
          <w:color w:val="000000" w:themeColor="text1"/>
          <w:highlight w:val="green"/>
          <w:lang w:val="en-SG"/>
        </w:rPr>
        <w:t>pplemented</w:t>
      </w:r>
      <w:r w:rsidRPr="006C2F5B">
        <w:rPr>
          <w:rFonts w:ascii="Aptos" w:eastAsia="Aptos" w:hAnsi="Aptos" w:cs="Aptos"/>
          <w:color w:val="000000" w:themeColor="text1"/>
          <w:highlight w:val="green"/>
          <w:lang w:val="en-SG"/>
        </w:rPr>
        <w:t xml:space="preserve"> by calibrated tax measure</w:t>
      </w:r>
      <w:r w:rsidR="001B503A" w:rsidRPr="001B503A">
        <w:rPr>
          <w:rFonts w:ascii="Aptos" w:eastAsia="Aptos" w:hAnsi="Aptos" w:cs="Aptos"/>
          <w:color w:val="000000" w:themeColor="text1"/>
          <w:highlight w:val="green"/>
          <w:lang w:val="en-SG"/>
        </w:rPr>
        <w:t xml:space="preserve">s to </w:t>
      </w:r>
      <w:r w:rsidR="00557A25">
        <w:rPr>
          <w:rFonts w:ascii="Aptos" w:eastAsia="Aptos" w:hAnsi="Aptos" w:cs="Aptos"/>
          <w:color w:val="000000" w:themeColor="text1"/>
          <w:highlight w:val="green"/>
          <w:lang w:val="en-SG"/>
        </w:rPr>
        <w:t xml:space="preserve">target businesses (i.e. </w:t>
      </w:r>
      <w:r w:rsidR="002011EC">
        <w:rPr>
          <w:rFonts w:ascii="Aptos" w:eastAsia="Aptos" w:hAnsi="Aptos" w:cs="Aptos"/>
          <w:color w:val="000000" w:themeColor="text1"/>
          <w:highlight w:val="green"/>
          <w:lang w:val="en-SG"/>
        </w:rPr>
        <w:t xml:space="preserve">increasing </w:t>
      </w:r>
      <w:r w:rsidR="00557A25">
        <w:rPr>
          <w:rFonts w:ascii="Aptos" w:eastAsia="Aptos" w:hAnsi="Aptos" w:cs="Aptos"/>
          <w:color w:val="000000" w:themeColor="text1"/>
          <w:highlight w:val="green"/>
          <w:lang w:val="en-SG"/>
        </w:rPr>
        <w:t xml:space="preserve">commercial </w:t>
      </w:r>
      <w:r w:rsidR="002011EC">
        <w:rPr>
          <w:rFonts w:ascii="Aptos" w:eastAsia="Aptos" w:hAnsi="Aptos" w:cs="Aptos"/>
          <w:color w:val="000000" w:themeColor="text1"/>
          <w:highlight w:val="green"/>
          <w:lang w:val="en-SG"/>
        </w:rPr>
        <w:t>rates</w:t>
      </w:r>
      <w:r w:rsidR="00557A25">
        <w:rPr>
          <w:rFonts w:ascii="Aptos" w:eastAsia="Aptos" w:hAnsi="Aptos" w:cs="Aptos"/>
          <w:color w:val="000000" w:themeColor="text1"/>
          <w:highlight w:val="green"/>
          <w:lang w:val="en-SG"/>
        </w:rPr>
        <w:t>)</w:t>
      </w:r>
      <w:r w:rsidRPr="006C2F5B">
        <w:rPr>
          <w:rFonts w:ascii="Aptos" w:eastAsia="Aptos" w:hAnsi="Aptos" w:cs="Aptos"/>
          <w:color w:val="000000" w:themeColor="text1"/>
          <w:highlight w:val="green"/>
          <w:lang w:val="en-SG"/>
        </w:rPr>
        <w:t xml:space="preserve"> would be more proportionate, more effective, and better aligned with the </w:t>
      </w:r>
      <w:r w:rsidR="001B503A" w:rsidRPr="001B503A">
        <w:rPr>
          <w:rFonts w:ascii="Aptos" w:eastAsia="Aptos" w:hAnsi="Aptos" w:cs="Aptos"/>
          <w:color w:val="000000" w:themeColor="text1"/>
          <w:highlight w:val="green"/>
          <w:lang w:val="en-SG"/>
        </w:rPr>
        <w:t>mayor’s</w:t>
      </w:r>
      <w:r w:rsidRPr="006C2F5B">
        <w:rPr>
          <w:rFonts w:ascii="Aptos" w:eastAsia="Aptos" w:hAnsi="Aptos" w:cs="Aptos"/>
          <w:color w:val="000000" w:themeColor="text1"/>
          <w:highlight w:val="green"/>
          <w:lang w:val="en-SG"/>
        </w:rPr>
        <w:t xml:space="preserve"> aim of reducing harm without compromising London’s vibrancy or the livelihoods of ordinary residents.</w:t>
      </w:r>
    </w:p>
    <w:p w14:paraId="06D651E7" w14:textId="77777777" w:rsidR="006C2F5B" w:rsidRDefault="006C2F5B" w:rsidP="7E5BAF75">
      <w:pPr>
        <w:rPr>
          <w:rFonts w:ascii="Aptos" w:eastAsia="Aptos" w:hAnsi="Aptos" w:cs="Aptos"/>
          <w:color w:val="000000" w:themeColor="text1"/>
          <w:lang w:val="en-SG"/>
        </w:rPr>
      </w:pPr>
    </w:p>
    <w:p w14:paraId="5CE5D701" w14:textId="0AC3FA8A" w:rsidR="7DCA83FD" w:rsidRDefault="7DCA83FD" w:rsidP="7C249036">
      <w:pPr>
        <w:shd w:val="clear" w:color="auto" w:fill="FFFFFF" w:themeFill="background1"/>
        <w:spacing w:after="0"/>
      </w:pPr>
      <w:r w:rsidRPr="7C249036">
        <w:rPr>
          <w:rFonts w:ascii="Arial" w:eastAsia="Arial" w:hAnsi="Arial" w:cs="Arial"/>
          <w:color w:val="000000" w:themeColor="text1"/>
          <w:u w:val="single"/>
          <w:lang w:val="en-SG"/>
        </w:rPr>
        <w:t>For the Mayor</w:t>
      </w:r>
      <w:r w:rsidRPr="7C249036">
        <w:rPr>
          <w:rFonts w:ascii="Arial" w:eastAsia="Arial" w:hAnsi="Arial" w:cs="Arial"/>
          <w:color w:val="000000" w:themeColor="text1"/>
          <w:lang w:val="en-SG"/>
        </w:rPr>
        <w:t xml:space="preserve"> </w:t>
      </w:r>
    </w:p>
    <w:p w14:paraId="35AE4881" w14:textId="73E5A2F2" w:rsidR="7DCA83FD" w:rsidRPr="00CE10C5" w:rsidDel="00F512AD" w:rsidRDefault="7DCA83FD" w:rsidP="7C249036">
      <w:pPr>
        <w:shd w:val="clear" w:color="auto" w:fill="FFFFFF" w:themeFill="background1"/>
        <w:spacing w:after="0"/>
        <w:rPr>
          <w:del w:id="334" w:author="Tee, Benjamin" w:date="2025-12-08T15:17:00Z" w16du:dateUtc="2025-12-08T15:17:00Z"/>
          <w:strike/>
        </w:rPr>
      </w:pPr>
      <w:del w:id="335" w:author="Tee, Benjamin" w:date="2025-12-08T15:17:00Z" w16du:dateUtc="2025-12-08T15:17:00Z">
        <w:r w:rsidRPr="00CE10C5" w:rsidDel="00F512AD">
          <w:rPr>
            <w:rFonts w:ascii="Arial" w:eastAsia="Arial" w:hAnsi="Arial" w:cs="Arial"/>
            <w:strike/>
            <w:color w:val="000000" w:themeColor="text1"/>
            <w:lang w:val="en-SG"/>
          </w:rPr>
          <w:delText xml:space="preserve">While there may be some short-term embarrassment stemming from the aide’s circumstances, and these should be </w:delText>
        </w:r>
        <w:r w:rsidR="0D841F78" w:rsidRPr="00CE10C5" w:rsidDel="00F512AD">
          <w:rPr>
            <w:rFonts w:ascii="Arial" w:eastAsia="Arial" w:hAnsi="Arial" w:cs="Arial"/>
            <w:strike/>
            <w:color w:val="000000" w:themeColor="text1"/>
            <w:lang w:val="en-SG"/>
          </w:rPr>
          <w:delText>investigated</w:delText>
        </w:r>
        <w:r w:rsidRPr="00CE10C5" w:rsidDel="00F512AD">
          <w:rPr>
            <w:rFonts w:ascii="Arial" w:eastAsia="Arial" w:hAnsi="Arial" w:cs="Arial"/>
            <w:strike/>
            <w:color w:val="000000" w:themeColor="text1"/>
            <w:lang w:val="en-SG"/>
          </w:rPr>
          <w:delText xml:space="preserve"> further to satisfy public interest in ensuring trust in public officials, the opposition’s proposal is not a wholly bad development for the </w:delText>
        </w:r>
        <w:r w:rsidR="724E32C5" w:rsidRPr="00CE10C5" w:rsidDel="00F512AD">
          <w:rPr>
            <w:rFonts w:ascii="Arial" w:eastAsia="Arial" w:hAnsi="Arial" w:cs="Arial"/>
            <w:strike/>
            <w:color w:val="000000" w:themeColor="text1"/>
            <w:lang w:val="en-SG"/>
          </w:rPr>
          <w:delText>mayor’s</w:delText>
        </w:r>
        <w:r w:rsidRPr="00CE10C5" w:rsidDel="00F512AD">
          <w:rPr>
            <w:rFonts w:ascii="Arial" w:eastAsia="Arial" w:hAnsi="Arial" w:cs="Arial"/>
            <w:strike/>
            <w:color w:val="000000" w:themeColor="text1"/>
            <w:lang w:val="en-SG"/>
          </w:rPr>
          <w:delText xml:space="preserve"> office. Particularly because the opposition proposal largely coincides with existing mayoral initiatives. </w:delText>
        </w:r>
      </w:del>
    </w:p>
    <w:p w14:paraId="49521467" w14:textId="5DA21D10" w:rsidR="7C249036" w:rsidDel="00F512AD" w:rsidRDefault="7C249036">
      <w:pPr>
        <w:rPr>
          <w:del w:id="336" w:author="Tee, Benjamin" w:date="2025-12-08T15:17:00Z" w16du:dateUtc="2025-12-08T15:17:00Z"/>
        </w:rPr>
      </w:pPr>
    </w:p>
    <w:p w14:paraId="0D09431E" w14:textId="07993F15" w:rsidR="008E3564" w:rsidRDefault="008E3564">
      <w:r>
        <w:t xml:space="preserve">While some short-term embarrassment stemming from the aide’s circumstances is </w:t>
      </w:r>
      <w:r w:rsidR="00C34AAA">
        <w:t>unavoidable and</w:t>
      </w:r>
      <w:r w:rsidR="00B907CD">
        <w:t xml:space="preserve"> should be investigated to reclaim public trust, the </w:t>
      </w:r>
      <w:r w:rsidR="00F05D47">
        <w:t xml:space="preserve">opposition’s proposal is not a wholly bad development. Given similarities with existing mayoral initiatives, </w:t>
      </w:r>
      <w:r w:rsidR="00C34AAA">
        <w:t>this presents an</w:t>
      </w:r>
      <w:r w:rsidR="00F05D47">
        <w:t xml:space="preserve"> opportunity</w:t>
      </w:r>
      <w:r w:rsidR="00C34AAA">
        <w:t xml:space="preserve"> for the mayor’s office</w:t>
      </w:r>
      <w:r w:rsidR="00F05D47">
        <w:t xml:space="preserve"> </w:t>
      </w:r>
      <w:r w:rsidR="00C34AAA">
        <w:t>to ride on</w:t>
      </w:r>
      <w:r w:rsidR="00F05D47">
        <w:t xml:space="preserve"> bipartisan support to implement more progressive tax changes</w:t>
      </w:r>
      <w:r w:rsidR="002802C8">
        <w:t xml:space="preserve">, focusing on tax adjustments to business rates, and higher </w:t>
      </w:r>
      <w:r w:rsidR="00C34AAA">
        <w:t>council taxes for specific boroughs.</w:t>
      </w:r>
    </w:p>
    <w:tbl>
      <w:tblPr>
        <w:tblW w:w="0" w:type="auto"/>
        <w:tblLook w:val="06A0" w:firstRow="1" w:lastRow="0" w:firstColumn="1" w:lastColumn="0" w:noHBand="1" w:noVBand="1"/>
      </w:tblPr>
      <w:tblGrid>
        <w:gridCol w:w="4462"/>
        <w:gridCol w:w="4462"/>
      </w:tblGrid>
      <w:tr w:rsidR="7C249036" w14:paraId="2E4A12C0"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D393B" w14:textId="1AD1C369" w:rsidR="7C249036" w:rsidRDefault="7C249036" w:rsidP="7C249036">
            <w:pPr>
              <w:spacing w:after="0"/>
            </w:pPr>
            <w:r w:rsidRPr="7C249036">
              <w:rPr>
                <w:rFonts w:ascii="Arial" w:eastAsia="Arial" w:hAnsi="Arial" w:cs="Arial"/>
                <w:color w:val="000000" w:themeColor="text1"/>
              </w:rPr>
              <w:t>Pros</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2B404D" w14:textId="2BCCDBE8" w:rsidR="7C249036" w:rsidRDefault="7C249036" w:rsidP="7C249036">
            <w:pPr>
              <w:spacing w:after="0"/>
            </w:pPr>
            <w:r w:rsidRPr="7C249036">
              <w:rPr>
                <w:rFonts w:ascii="Arial" w:eastAsia="Arial" w:hAnsi="Arial" w:cs="Arial"/>
                <w:color w:val="000000" w:themeColor="text1"/>
              </w:rPr>
              <w:t>Cons</w:t>
            </w:r>
          </w:p>
        </w:tc>
      </w:tr>
      <w:tr w:rsidR="7C249036" w14:paraId="6FE9E7A4"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D6376E" w14:textId="7C2FCD7A" w:rsidR="7C249036" w:rsidRDefault="7C249036" w:rsidP="7C249036">
            <w:pPr>
              <w:spacing w:after="0"/>
            </w:pPr>
            <w:r w:rsidRPr="7C249036">
              <w:rPr>
                <w:rFonts w:ascii="Arial" w:eastAsia="Arial" w:hAnsi="Arial" w:cs="Arial"/>
                <w:color w:val="000000" w:themeColor="text1"/>
              </w:rPr>
              <w:t xml:space="preserve">Draws attention to Mayor’s previous </w:t>
            </w:r>
            <w:del w:id="337" w:author="Tee, Benjamin" w:date="2025-12-08T15:14:00Z" w16du:dateUtc="2025-12-08T15:14:00Z">
              <w:r w:rsidRPr="7C249036" w:rsidDel="00DD6D45">
                <w:rPr>
                  <w:rFonts w:ascii="Arial" w:eastAsia="Arial" w:hAnsi="Arial" w:cs="Arial"/>
                  <w:color w:val="000000" w:themeColor="text1"/>
                </w:rPr>
                <w:delText>actions in this area</w:delText>
              </w:r>
            </w:del>
            <w:ins w:id="338" w:author="Tee, Benjamin" w:date="2025-12-08T15:14:00Z" w16du:dateUtc="2025-12-08T15:14:00Z">
              <w:r w:rsidR="00DD6D45">
                <w:rPr>
                  <w:rFonts w:ascii="Arial" w:eastAsia="Arial" w:hAnsi="Arial" w:cs="Arial"/>
                  <w:color w:val="000000" w:themeColor="text1"/>
                </w:rPr>
                <w:t>initiatives</w:t>
              </w:r>
            </w:ins>
            <w:r w:rsidRPr="7C249036">
              <w:rPr>
                <w:rFonts w:ascii="Arial" w:eastAsia="Arial" w:hAnsi="Arial" w:cs="Arial"/>
                <w:color w:val="000000" w:themeColor="text1"/>
              </w:rPr>
              <w:t>; bipartisan support can promote impetus for improvement.</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1F74E8" w14:textId="63D66798" w:rsidR="7C249036" w:rsidRDefault="7C249036" w:rsidP="7C249036">
            <w:pPr>
              <w:spacing w:after="0"/>
            </w:pPr>
            <w:r w:rsidRPr="7C249036">
              <w:rPr>
                <w:rFonts w:ascii="Arial" w:eastAsia="Arial" w:hAnsi="Arial" w:cs="Arial"/>
                <w:color w:val="000000" w:themeColor="text1"/>
              </w:rPr>
              <w:t>Short-term embarrassment relating to the Mayor employing a professional landlord. Damage to the Mayor’s reputation and distraction from other initiatives.</w:t>
            </w:r>
          </w:p>
        </w:tc>
      </w:tr>
      <w:tr w:rsidR="7C249036" w14:paraId="1BB921B4"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2B7D6B" w14:textId="044433C8" w:rsidR="7C249036" w:rsidRDefault="7C249036" w:rsidP="7C249036">
            <w:pPr>
              <w:spacing w:after="0"/>
            </w:pPr>
            <w:del w:id="339" w:author="Tee, Benjamin" w:date="2025-12-08T15:15:00Z" w16du:dateUtc="2025-12-08T15:15:00Z">
              <w:r w:rsidRPr="7C249036" w:rsidDel="007436E4">
                <w:rPr>
                  <w:rFonts w:ascii="Arial" w:eastAsia="Arial" w:hAnsi="Arial" w:cs="Arial"/>
                  <w:color w:val="000000" w:themeColor="text1"/>
                </w:rPr>
                <w:delText>Potential for i</w:delText>
              </w:r>
            </w:del>
            <w:ins w:id="340" w:author="Tee, Benjamin" w:date="2025-12-08T15:15:00Z" w16du:dateUtc="2025-12-08T15:15:00Z">
              <w:r w:rsidR="007436E4">
                <w:rPr>
                  <w:rFonts w:ascii="Arial" w:eastAsia="Arial" w:hAnsi="Arial" w:cs="Arial"/>
                  <w:color w:val="000000" w:themeColor="text1"/>
                </w:rPr>
                <w:t>I</w:t>
              </w:r>
            </w:ins>
            <w:r w:rsidRPr="7C249036">
              <w:rPr>
                <w:rFonts w:ascii="Arial" w:eastAsia="Arial" w:hAnsi="Arial" w:cs="Arial"/>
                <w:color w:val="000000" w:themeColor="text1"/>
              </w:rPr>
              <w:t>ncreased support at next Mayoral elections, if policies are largely supported</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FB483" w14:textId="650C596F" w:rsidR="7C249036" w:rsidRDefault="7C249036" w:rsidP="7C249036">
            <w:pPr>
              <w:spacing w:after="0"/>
            </w:pPr>
            <w:r w:rsidRPr="7C249036">
              <w:rPr>
                <w:rFonts w:ascii="Arial" w:eastAsia="Arial" w:hAnsi="Arial" w:cs="Arial"/>
                <w:color w:val="000000" w:themeColor="text1"/>
              </w:rPr>
              <w:t xml:space="preserve">Potential loss of voters among landlords and residents that experience a tax or business expense increase </w:t>
            </w:r>
          </w:p>
        </w:tc>
      </w:tr>
      <w:tr w:rsidR="7C249036" w14:paraId="63076E2E"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A17B24" w14:textId="2448F996" w:rsidR="7C249036" w:rsidRDefault="7C249036" w:rsidP="7C249036">
            <w:pPr>
              <w:spacing w:after="0"/>
            </w:pPr>
            <w:r w:rsidRPr="7C249036">
              <w:rPr>
                <w:rFonts w:ascii="Arial" w:eastAsia="Arial" w:hAnsi="Arial" w:cs="Arial"/>
                <w:color w:val="000000" w:themeColor="text1"/>
              </w:rPr>
              <w:t>Displays short-term lets as a significant cause for scarce housing availability, rather than a lack of new housing</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E1445C" w14:textId="127C40C0" w:rsidR="7C249036" w:rsidRDefault="7C249036" w:rsidP="7C249036">
            <w:pPr>
              <w:spacing w:after="0"/>
            </w:pPr>
            <w:r w:rsidRPr="7C249036">
              <w:rPr>
                <w:rFonts w:ascii="Arial" w:eastAsia="Arial" w:hAnsi="Arial" w:cs="Arial"/>
                <w:color w:val="000000" w:themeColor="text1"/>
              </w:rPr>
              <w:t>Further work on evaluating and implementing changes will demand significant resources and capacity (altering council and business tax).</w:t>
            </w:r>
          </w:p>
        </w:tc>
      </w:tr>
      <w:tr w:rsidR="7C249036" w14:paraId="5DA44F4A"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0DB0B7" w14:textId="398CB420" w:rsidR="7C249036" w:rsidRDefault="7C249036" w:rsidP="7C249036">
            <w:pPr>
              <w:spacing w:after="0"/>
            </w:pP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C0155" w14:textId="240CAF81" w:rsidR="7C249036" w:rsidRDefault="7C249036" w:rsidP="7C249036">
            <w:pPr>
              <w:spacing w:after="0"/>
            </w:pPr>
            <w:r w:rsidRPr="7C249036">
              <w:rPr>
                <w:rFonts w:ascii="Arial" w:eastAsia="Arial" w:hAnsi="Arial" w:cs="Arial"/>
                <w:color w:val="000000" w:themeColor="text1"/>
              </w:rPr>
              <w:t>Targeted council and business taxes cannot guarantee significant housing stock increase; landlords may pay the extra tax but not release the property</w:t>
            </w:r>
          </w:p>
        </w:tc>
      </w:tr>
    </w:tbl>
    <w:p w14:paraId="25E64250" w14:textId="31067062" w:rsidR="7C249036" w:rsidRDefault="7C249036"/>
    <w:p w14:paraId="46FD758B" w14:textId="77711233" w:rsidR="7DCA83FD" w:rsidRDefault="7DCA83FD" w:rsidP="7C249036">
      <w:pPr>
        <w:shd w:val="clear" w:color="auto" w:fill="FFFFFF" w:themeFill="background1"/>
        <w:spacing w:after="0"/>
      </w:pPr>
      <w:r w:rsidRPr="7C249036">
        <w:rPr>
          <w:rFonts w:ascii="Arial" w:eastAsia="Arial" w:hAnsi="Arial" w:cs="Arial"/>
          <w:color w:val="000000" w:themeColor="text1"/>
          <w:u w:val="single"/>
          <w:lang w:val="en-SG"/>
        </w:rPr>
        <w:t>For residents</w:t>
      </w:r>
      <w:r w:rsidRPr="7C249036">
        <w:rPr>
          <w:rFonts w:ascii="Arial" w:eastAsia="Arial" w:hAnsi="Arial" w:cs="Arial"/>
          <w:color w:val="000000" w:themeColor="text1"/>
          <w:lang w:val="en-SG"/>
        </w:rPr>
        <w:t xml:space="preserve"> </w:t>
      </w:r>
    </w:p>
    <w:p w14:paraId="57A4FF82" w14:textId="775619A4" w:rsidR="7DCA83FD" w:rsidRDefault="7DCA83FD" w:rsidP="7C249036">
      <w:pPr>
        <w:shd w:val="clear" w:color="auto" w:fill="FFFFFF" w:themeFill="background1"/>
        <w:spacing w:after="0"/>
      </w:pPr>
      <w:r w:rsidRPr="7C249036">
        <w:rPr>
          <w:rFonts w:ascii="Arial" w:eastAsia="Arial" w:hAnsi="Arial" w:cs="Arial"/>
          <w:color w:val="000000" w:themeColor="text1"/>
          <w:lang w:val="en-SG"/>
        </w:rPr>
        <w:t xml:space="preserve">Raising taxes or requiring registration or licensing of “professional” landlords would clearly introduce greater friction and costs for those landlords, the large majority of whom are based in the UK, and potentially London. An unintended consequence of this may be that landlords increase the rate at which they let their properties, to mitigate these effects. However, the impact for residents overall is </w:t>
      </w:r>
      <w:del w:id="341" w:author="Tee, Benjamin" w:date="2025-12-08T15:18:00Z" w16du:dateUtc="2025-12-08T15:18:00Z">
        <w:r w:rsidRPr="7C249036" w:rsidDel="00F512AD">
          <w:rPr>
            <w:rFonts w:ascii="Arial" w:eastAsia="Arial" w:hAnsi="Arial" w:cs="Arial"/>
            <w:color w:val="000000" w:themeColor="text1"/>
            <w:lang w:val="en-SG"/>
          </w:rPr>
          <w:delText xml:space="preserve">somewhat </w:delText>
        </w:r>
      </w:del>
      <w:r w:rsidRPr="7C249036">
        <w:rPr>
          <w:rFonts w:ascii="Arial" w:eastAsia="Arial" w:hAnsi="Arial" w:cs="Arial"/>
          <w:color w:val="000000" w:themeColor="text1"/>
          <w:lang w:val="en-SG"/>
        </w:rPr>
        <w:t>more nuanced.</w:t>
      </w:r>
    </w:p>
    <w:p w14:paraId="7FE762B2" w14:textId="463F869D" w:rsidR="7C249036" w:rsidRDefault="7C249036"/>
    <w:tbl>
      <w:tblPr>
        <w:tblW w:w="0" w:type="auto"/>
        <w:tblLook w:val="06A0" w:firstRow="1" w:lastRow="0" w:firstColumn="1" w:lastColumn="0" w:noHBand="1" w:noVBand="1"/>
      </w:tblPr>
      <w:tblGrid>
        <w:gridCol w:w="4462"/>
        <w:gridCol w:w="4462"/>
      </w:tblGrid>
      <w:tr w:rsidR="7C249036" w14:paraId="5A5276A1"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AE1EA0" w14:textId="7B852750" w:rsidR="7C249036" w:rsidRDefault="7C249036" w:rsidP="7C249036">
            <w:pPr>
              <w:spacing w:after="0"/>
            </w:pPr>
            <w:r w:rsidRPr="7C249036">
              <w:rPr>
                <w:rFonts w:ascii="Arial" w:eastAsia="Arial" w:hAnsi="Arial" w:cs="Arial"/>
                <w:color w:val="000000" w:themeColor="text1"/>
              </w:rPr>
              <w:t>Pros</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E48780" w14:textId="49FEA8EF" w:rsidR="7C249036" w:rsidRDefault="7C249036" w:rsidP="7C249036">
            <w:pPr>
              <w:spacing w:after="0"/>
            </w:pPr>
            <w:r w:rsidRPr="7C249036">
              <w:rPr>
                <w:rFonts w:ascii="Arial" w:eastAsia="Arial" w:hAnsi="Arial" w:cs="Arial"/>
                <w:color w:val="000000" w:themeColor="text1"/>
              </w:rPr>
              <w:t>Cons</w:t>
            </w:r>
          </w:p>
        </w:tc>
      </w:tr>
      <w:tr w:rsidR="7C249036" w14:paraId="1BDF471C"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9A9904" w14:textId="1EEC0141" w:rsidR="7C249036" w:rsidRDefault="7C249036" w:rsidP="7C249036">
            <w:pPr>
              <w:spacing w:after="0"/>
            </w:pPr>
            <w:r w:rsidRPr="7C249036">
              <w:rPr>
                <w:rFonts w:ascii="Arial" w:eastAsia="Arial" w:hAnsi="Arial" w:cs="Arial"/>
                <w:color w:val="000000" w:themeColor="text1"/>
              </w:rPr>
              <w:t>Potential for increased housing stock if landlords delist from Airbnb.</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5C6FC1" w14:textId="3DE1FA99" w:rsidR="7C249036" w:rsidRDefault="7C249036" w:rsidP="7C249036">
            <w:pPr>
              <w:spacing w:after="0"/>
            </w:pPr>
            <w:r w:rsidRPr="7C249036">
              <w:rPr>
                <w:rFonts w:ascii="Arial" w:eastAsia="Arial" w:hAnsi="Arial" w:cs="Arial"/>
                <w:color w:val="000000" w:themeColor="text1"/>
              </w:rPr>
              <w:t xml:space="preserve">If council tax is raised across the board, all residents will face an increase in their bills. </w:t>
            </w:r>
          </w:p>
        </w:tc>
      </w:tr>
      <w:tr w:rsidR="7C249036" w14:paraId="2098E8C2"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8FACDE" w14:textId="446EE34A" w:rsidR="7C249036" w:rsidRDefault="7C249036" w:rsidP="7C249036">
            <w:pPr>
              <w:spacing w:after="0"/>
            </w:pPr>
            <w:r w:rsidRPr="7C249036">
              <w:rPr>
                <w:rFonts w:ascii="Arial" w:eastAsia="Arial" w:hAnsi="Arial" w:cs="Arial"/>
                <w:color w:val="000000" w:themeColor="text1"/>
              </w:rPr>
              <w:t xml:space="preserve">If available housing stock significantly </w:t>
            </w:r>
            <w:del w:id="342" w:author="Hughes, Owen" w:date="2025-12-08T11:29:00Z">
              <w:r w:rsidRPr="7C249036">
                <w:rPr>
                  <w:rFonts w:ascii="Arial" w:eastAsia="Arial" w:hAnsi="Arial" w:cs="Arial"/>
                  <w:color w:val="000000" w:themeColor="text1"/>
                </w:rPr>
                <w:delText>increases:</w:delText>
              </w:r>
            </w:del>
            <w:ins w:id="343" w:author="Hughes, Owen" w:date="2025-12-08T11:29:00Z">
              <w:r w:rsidR="57BDA9EF" w:rsidRPr="2B44713D">
                <w:rPr>
                  <w:rFonts w:ascii="Arial" w:eastAsia="Arial" w:hAnsi="Arial" w:cs="Arial"/>
                  <w:color w:val="000000" w:themeColor="text1"/>
                </w:rPr>
                <w:t>increases</w:t>
              </w:r>
            </w:ins>
            <w:r w:rsidRPr="7C249036">
              <w:rPr>
                <w:rFonts w:ascii="Arial" w:eastAsia="Arial" w:hAnsi="Arial" w:cs="Arial"/>
                <w:color w:val="000000" w:themeColor="text1"/>
              </w:rPr>
              <w:t xml:space="preserve"> tax burden, school closures, and crime associations may decrease.</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7046A6" w14:textId="14F8F9D5" w:rsidR="7C249036" w:rsidRDefault="7C249036" w:rsidP="7C249036">
            <w:pPr>
              <w:spacing w:after="0"/>
            </w:pPr>
            <w:r w:rsidRPr="7C249036">
              <w:rPr>
                <w:rFonts w:ascii="Arial" w:eastAsia="Arial" w:hAnsi="Arial" w:cs="Arial"/>
                <w:color w:val="000000" w:themeColor="text1"/>
              </w:rPr>
              <w:t>Disproportionate burden for residents who are landlords and already pay the required income tax on their earnings. This may discourage Airbnb as a form of additional income.</w:t>
            </w:r>
          </w:p>
        </w:tc>
      </w:tr>
      <w:tr w:rsidR="7C249036" w14:paraId="3CF5760F"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34A75E" w14:textId="10A1D363" w:rsidR="7C249036" w:rsidRDefault="7C249036" w:rsidP="7C249036">
            <w:pPr>
              <w:spacing w:after="0"/>
            </w:pP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E75277" w14:textId="11FDD641" w:rsidR="7C249036" w:rsidRDefault="7C249036" w:rsidP="7C249036">
            <w:pPr>
              <w:spacing w:after="0"/>
            </w:pPr>
            <w:r w:rsidRPr="7C249036">
              <w:rPr>
                <w:rFonts w:ascii="Arial" w:eastAsia="Arial" w:hAnsi="Arial" w:cs="Arial"/>
                <w:color w:val="000000" w:themeColor="text1"/>
              </w:rPr>
              <w:t xml:space="preserve">School closures associated with rising cost of living potentially exacerbated by higher taxes. </w:t>
            </w:r>
          </w:p>
          <w:p w14:paraId="1980A364" w14:textId="595ECEF1" w:rsidR="7C249036" w:rsidRDefault="7C249036" w:rsidP="7C249036">
            <w:pPr>
              <w:spacing w:after="0"/>
            </w:pPr>
            <w:hyperlink r:id="rId21">
              <w:r w:rsidRPr="7C249036">
                <w:rPr>
                  <w:rStyle w:val="Hyperlink"/>
                  <w:rFonts w:ascii="Arial" w:eastAsia="Arial" w:hAnsi="Arial" w:cs="Arial"/>
                  <w:color w:val="1155CC"/>
                  <w:u w:val="none"/>
                </w:rPr>
                <w:t>More Information</w:t>
              </w:r>
            </w:hyperlink>
            <w:r w:rsidRPr="7C249036">
              <w:rPr>
                <w:rFonts w:ascii="Arial" w:eastAsia="Arial" w:hAnsi="Arial" w:cs="Arial"/>
                <w:color w:val="000000" w:themeColor="text1"/>
              </w:rPr>
              <w:t xml:space="preserve"> </w:t>
            </w:r>
          </w:p>
        </w:tc>
      </w:tr>
      <w:tr w:rsidR="7C249036" w14:paraId="73A1BEDF"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4308B2" w14:textId="0CEFB8F2" w:rsidR="7C249036" w:rsidRDefault="7C249036" w:rsidP="7C249036">
            <w:pPr>
              <w:spacing w:after="0"/>
            </w:pP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A5320E" w14:textId="1D2CC86D" w:rsidR="7C249036" w:rsidRDefault="7C249036" w:rsidP="7C249036">
            <w:pPr>
              <w:spacing w:after="0"/>
            </w:pPr>
            <w:r w:rsidRPr="7C249036">
              <w:rPr>
                <w:rFonts w:ascii="Arial" w:eastAsia="Arial" w:hAnsi="Arial" w:cs="Arial"/>
                <w:color w:val="000000" w:themeColor="text1"/>
              </w:rPr>
              <w:t>If professional landlords largely maintain listings, associations between dense short-term lets and violent crime will remain.</w:t>
            </w:r>
          </w:p>
          <w:p w14:paraId="25710F58" w14:textId="53EAF62A" w:rsidR="7C249036" w:rsidRDefault="7C249036" w:rsidP="7C249036">
            <w:pPr>
              <w:spacing w:after="0"/>
            </w:pPr>
            <w:hyperlink r:id="rId22" w:anchor="d1e1491">
              <w:r w:rsidRPr="7C249036">
                <w:rPr>
                  <w:rStyle w:val="Hyperlink"/>
                  <w:rFonts w:ascii="Arial" w:eastAsia="Arial" w:hAnsi="Arial" w:cs="Arial"/>
                  <w:color w:val="1155CC"/>
                  <w:u w:val="none"/>
                </w:rPr>
                <w:t>More Information</w:t>
              </w:r>
            </w:hyperlink>
          </w:p>
        </w:tc>
      </w:tr>
    </w:tbl>
    <w:p w14:paraId="0E504036" w14:textId="4619A2F7" w:rsidR="7DCA83FD" w:rsidRDefault="7DCA83FD" w:rsidP="7C249036">
      <w:pPr>
        <w:shd w:val="clear" w:color="auto" w:fill="FFFFFF" w:themeFill="background1"/>
        <w:spacing w:after="0"/>
      </w:pPr>
      <w:r w:rsidRPr="7C249036">
        <w:rPr>
          <w:rFonts w:ascii="Arial" w:eastAsia="Arial" w:hAnsi="Arial" w:cs="Arial"/>
          <w:color w:val="000000" w:themeColor="text1"/>
          <w:lang w:val="en-SG"/>
        </w:rPr>
        <w:t xml:space="preserve"> </w:t>
      </w:r>
    </w:p>
    <w:p w14:paraId="7DE0E438" w14:textId="20607BE9" w:rsidR="7DCA83FD" w:rsidRDefault="7DCA83FD" w:rsidP="7C249036">
      <w:pPr>
        <w:shd w:val="clear" w:color="auto" w:fill="FFFFFF" w:themeFill="background1"/>
        <w:spacing w:after="0"/>
      </w:pPr>
      <w:r w:rsidRPr="7C249036">
        <w:rPr>
          <w:rFonts w:ascii="Arial" w:eastAsia="Arial" w:hAnsi="Arial" w:cs="Arial"/>
          <w:color w:val="000000" w:themeColor="text1"/>
          <w:u w:val="single"/>
          <w:lang w:val="en-SG"/>
        </w:rPr>
        <w:t>For the city</w:t>
      </w:r>
      <w:r w:rsidRPr="7C249036">
        <w:rPr>
          <w:rFonts w:ascii="Arial" w:eastAsia="Arial" w:hAnsi="Arial" w:cs="Arial"/>
          <w:color w:val="000000" w:themeColor="text1"/>
          <w:lang w:val="en-SG"/>
        </w:rPr>
        <w:t xml:space="preserve"> </w:t>
      </w:r>
    </w:p>
    <w:p w14:paraId="11BA40A0" w14:textId="00E53C63" w:rsidR="7C249036" w:rsidRDefault="7C249036"/>
    <w:tbl>
      <w:tblPr>
        <w:tblW w:w="0" w:type="auto"/>
        <w:tblLook w:val="06A0" w:firstRow="1" w:lastRow="0" w:firstColumn="1" w:lastColumn="0" w:noHBand="1" w:noVBand="1"/>
      </w:tblPr>
      <w:tblGrid>
        <w:gridCol w:w="4462"/>
        <w:gridCol w:w="4462"/>
      </w:tblGrid>
      <w:tr w:rsidR="7C249036" w14:paraId="00EB5410"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9FE3F8" w14:textId="5A0D330E" w:rsidR="7C249036" w:rsidRDefault="7C249036" w:rsidP="7C249036">
            <w:pPr>
              <w:spacing w:after="0"/>
            </w:pPr>
            <w:r w:rsidRPr="7C249036">
              <w:rPr>
                <w:rFonts w:ascii="Arial" w:eastAsia="Arial" w:hAnsi="Arial" w:cs="Arial"/>
                <w:color w:val="000000" w:themeColor="text1"/>
              </w:rPr>
              <w:t>Pros</w:t>
            </w: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AEF28" w14:textId="7B98DD8E" w:rsidR="7C249036" w:rsidRDefault="7C249036" w:rsidP="7C249036">
            <w:pPr>
              <w:spacing w:after="0"/>
            </w:pPr>
            <w:r w:rsidRPr="7C249036">
              <w:rPr>
                <w:rFonts w:ascii="Arial" w:eastAsia="Arial" w:hAnsi="Arial" w:cs="Arial"/>
                <w:color w:val="000000" w:themeColor="text1"/>
              </w:rPr>
              <w:t>Cons</w:t>
            </w:r>
          </w:p>
        </w:tc>
      </w:tr>
      <w:tr w:rsidR="7C249036" w14:paraId="00EDE910"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2F3B0A" w14:textId="78547841" w:rsidR="7C249036" w:rsidRDefault="7C249036" w:rsidP="7C249036">
            <w:pPr>
              <w:spacing w:after="0"/>
            </w:pPr>
            <w:r w:rsidRPr="7C249036">
              <w:rPr>
                <w:rFonts w:ascii="Arial" w:eastAsia="Arial" w:hAnsi="Arial" w:cs="Arial"/>
                <w:color w:val="000000" w:themeColor="text1"/>
              </w:rPr>
              <w:t>Eliminating near-zero vacancy areas mitigates housing exclusivity.</w:t>
            </w:r>
          </w:p>
          <w:p w14:paraId="4AE7101D" w14:textId="7062A7E3" w:rsidR="7C249036" w:rsidRDefault="7C249036" w:rsidP="7C249036">
            <w:pPr>
              <w:spacing w:after="0"/>
            </w:pPr>
            <w:hyperlink r:id="rId23">
              <w:r w:rsidRPr="7C249036">
                <w:rPr>
                  <w:rStyle w:val="Hyperlink"/>
                  <w:rFonts w:ascii="Arial" w:eastAsia="Arial" w:hAnsi="Arial" w:cs="Arial"/>
                  <w:color w:val="1155CC"/>
                  <w:u w:val="none"/>
                </w:rPr>
                <w:t>More Information</w:t>
              </w:r>
            </w:hyperlink>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AD042D" w14:textId="6AC524A4" w:rsidR="7C249036" w:rsidRDefault="7C249036" w:rsidP="7C249036">
            <w:pPr>
              <w:spacing w:after="0"/>
            </w:pPr>
            <w:r w:rsidRPr="7C249036">
              <w:rPr>
                <w:rFonts w:ascii="Arial" w:eastAsia="Arial" w:hAnsi="Arial" w:cs="Arial"/>
                <w:color w:val="000000" w:themeColor="text1"/>
              </w:rPr>
              <w:t>Potential to link London with a less business-friendly image for both large and small businesses.</w:t>
            </w:r>
          </w:p>
        </w:tc>
      </w:tr>
      <w:tr w:rsidR="7C249036" w14:paraId="4A3A7594"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4726F6" w14:textId="55943D92" w:rsidR="7C249036" w:rsidRDefault="7C249036" w:rsidP="7C249036">
            <w:pPr>
              <w:spacing w:after="0"/>
            </w:pPr>
            <w:r w:rsidRPr="7C249036">
              <w:rPr>
                <w:rFonts w:ascii="Arial" w:eastAsia="Arial" w:hAnsi="Arial" w:cs="Arial"/>
                <w:color w:val="000000" w:themeColor="text1"/>
              </w:rPr>
              <w:t xml:space="preserve">Potential increased revenue that London’s councils could use to provide improved services and initiatives that preserve London’s attractiveness as a place to live, work, and visit. </w:t>
            </w:r>
          </w:p>
          <w:p w14:paraId="5356C159" w14:textId="7ECA09F0" w:rsidR="7C249036" w:rsidRDefault="7C249036" w:rsidP="7C249036">
            <w:pPr>
              <w:spacing w:after="0"/>
            </w:pPr>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2D4DEB" w14:textId="3741A949" w:rsidR="7C249036" w:rsidRDefault="7C249036" w:rsidP="7C249036">
            <w:pPr>
              <w:spacing w:after="0"/>
            </w:pPr>
            <w:r w:rsidRPr="7C249036">
              <w:rPr>
                <w:rFonts w:ascii="Arial" w:eastAsia="Arial" w:hAnsi="Arial" w:cs="Arial"/>
                <w:color w:val="000000" w:themeColor="text1"/>
              </w:rPr>
              <w:t>Transfer of additional cost to short-term renters, potentially affecting the tourism industry</w:t>
            </w:r>
          </w:p>
        </w:tc>
      </w:tr>
      <w:tr w:rsidR="7C249036" w14:paraId="21CAB1D6" w14:textId="77777777" w:rsidTr="7C249036">
        <w:trPr>
          <w:trHeight w:val="465"/>
        </w:trPr>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BDFB89" w14:textId="00C6078C" w:rsidR="7C249036" w:rsidRDefault="7C249036" w:rsidP="7C249036">
            <w:pPr>
              <w:spacing w:after="0"/>
            </w:pPr>
            <w:r w:rsidRPr="7C249036">
              <w:rPr>
                <w:rFonts w:ascii="Arial" w:eastAsia="Arial" w:hAnsi="Arial" w:cs="Arial"/>
                <w:color w:val="000000" w:themeColor="text1"/>
              </w:rPr>
              <w:t>Reduced impetus for professional listings decreases likelihood of exclusionary gentrification.</w:t>
            </w:r>
          </w:p>
          <w:p w14:paraId="2A1CA540" w14:textId="1D147209" w:rsidR="7C249036" w:rsidRDefault="7C249036" w:rsidP="7C249036">
            <w:pPr>
              <w:spacing w:after="0"/>
            </w:pPr>
            <w:hyperlink r:id="rId24">
              <w:r w:rsidRPr="7C249036">
                <w:rPr>
                  <w:rStyle w:val="Hyperlink"/>
                  <w:rFonts w:ascii="Arial" w:eastAsia="Arial" w:hAnsi="Arial" w:cs="Arial"/>
                  <w:color w:val="1155CC"/>
                  <w:u w:val="none"/>
                </w:rPr>
                <w:t>More Information</w:t>
              </w:r>
            </w:hyperlink>
          </w:p>
        </w:tc>
        <w:tc>
          <w:tcPr>
            <w:tcW w:w="44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FBC34B" w14:textId="2C336274" w:rsidR="7C249036" w:rsidRDefault="7C249036" w:rsidP="7C249036">
            <w:pPr>
              <w:spacing w:after="0"/>
            </w:pPr>
            <w:r w:rsidRPr="7C249036">
              <w:rPr>
                <w:rFonts w:ascii="Arial" w:eastAsia="Arial" w:hAnsi="Arial" w:cs="Arial"/>
                <w:color w:val="000000" w:themeColor="text1"/>
              </w:rPr>
              <w:t>Many properties that may be delisted from Airbnb are not in affordable areas of London, thus insignificant to the goal of growing affordable housing.</w:t>
            </w:r>
          </w:p>
        </w:tc>
      </w:tr>
    </w:tbl>
    <w:p w14:paraId="627C11FE" w14:textId="3018A175" w:rsidR="557CB1E6" w:rsidRDefault="557CB1E6" w:rsidP="557CB1E6">
      <w:pPr>
        <w:rPr>
          <w:rFonts w:ascii="Aptos" w:eastAsia="Aptos" w:hAnsi="Aptos" w:cs="Aptos"/>
          <w:b/>
          <w:bCs/>
          <w:color w:val="000000" w:themeColor="text1"/>
          <w:lang w:val="en-SG"/>
        </w:rPr>
      </w:pPr>
    </w:p>
    <w:p w14:paraId="673526E5" w14:textId="774BE8DA" w:rsidR="557CB1E6" w:rsidRDefault="557CB1E6" w:rsidP="557CB1E6">
      <w:pPr>
        <w:rPr>
          <w:rFonts w:ascii="Aptos" w:eastAsia="Aptos" w:hAnsi="Aptos" w:cs="Aptos"/>
          <w:b/>
          <w:bCs/>
          <w:color w:val="000000" w:themeColor="text1"/>
          <w:lang w:val="en-SG"/>
        </w:rPr>
      </w:pPr>
    </w:p>
    <w:p w14:paraId="63515266" w14:textId="08176B71" w:rsidR="557CB1E6" w:rsidRDefault="557CB1E6" w:rsidP="557CB1E6">
      <w:pPr>
        <w:rPr>
          <w:rFonts w:ascii="Aptos" w:eastAsia="Aptos" w:hAnsi="Aptos" w:cs="Aptos"/>
          <w:color w:val="000000" w:themeColor="text1"/>
          <w:lang w:val="en-SG"/>
        </w:rPr>
      </w:pPr>
    </w:p>
    <w:p w14:paraId="447184D0" w14:textId="5C941B0F" w:rsidR="557CB1E6" w:rsidRDefault="557CB1E6" w:rsidP="7E5BAF75">
      <w:pPr>
        <w:rPr>
          <w:rFonts w:ascii="Aptos" w:eastAsia="Aptos" w:hAnsi="Aptos" w:cs="Aptos"/>
          <w:color w:val="000000" w:themeColor="text1"/>
          <w:lang w:val="en-SG"/>
        </w:rPr>
      </w:pPr>
    </w:p>
    <w:sectPr w:rsidR="557CB1E6">
      <w:headerReference w:type="default" r:id="rId25"/>
      <w:footerReference w:type="default" r:id="rId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e, Benjamin" w:date="2025-12-08T11:34:00Z" w:initials="BT">
    <w:p w14:paraId="519F11F2" w14:textId="77777777" w:rsidR="008151B4" w:rsidRDefault="00CA6444" w:rsidP="008151B4">
      <w:pPr>
        <w:pStyle w:val="CommentText"/>
      </w:pPr>
      <w:r>
        <w:rPr>
          <w:rStyle w:val="CommentReference"/>
        </w:rPr>
        <w:annotationRef/>
      </w:r>
      <w:hyperlink r:id="rId1" w:history="1">
        <w:r w:rsidR="008151B4" w:rsidRPr="00C04732">
          <w:rPr>
            <w:rStyle w:val="Hyperlink"/>
            <w:i/>
            <w:iCs/>
          </w:rPr>
          <w:t>https://www.bbc.co.uk/news/articles/c3wdd8lg581o</w:t>
        </w:r>
      </w:hyperlink>
    </w:p>
    <w:p w14:paraId="585B5DD4" w14:textId="77777777" w:rsidR="008151B4" w:rsidRDefault="008151B4" w:rsidP="008151B4">
      <w:pPr>
        <w:pStyle w:val="CommentText"/>
      </w:pPr>
      <w:r>
        <w:rPr>
          <w:i/>
          <w:iCs/>
          <w:color w:val="0000FF"/>
        </w:rPr>
        <w:t xml:space="preserve"> </w:t>
      </w:r>
      <w:hyperlink r:id="rId2" w:history="1">
        <w:r w:rsidRPr="00C04732">
          <w:rPr>
            <w:rStyle w:val="Hyperlink"/>
            <w:i/>
            <w:iCs/>
          </w:rPr>
          <w:t>https://www.independent.ie/regionals/galway/news/anti-airbnb-signs-erected-in-galway-gaeltacht-as-activists-warn-of-crisis-point/a906196230.html</w:t>
        </w:r>
      </w:hyperlink>
    </w:p>
  </w:comment>
  <w:comment w:id="3" w:author="Tee, Benjamin" w:date="2025-12-08T11:34:00Z" w:initials="BT">
    <w:p w14:paraId="6F7E975D" w14:textId="77777777" w:rsidR="008151B4" w:rsidRDefault="00CA6444" w:rsidP="008151B4">
      <w:pPr>
        <w:pStyle w:val="CommentText"/>
      </w:pPr>
      <w:r>
        <w:rPr>
          <w:rStyle w:val="CommentReference"/>
        </w:rPr>
        <w:annotationRef/>
      </w:r>
      <w:hyperlink r:id="rId3" w:history="1">
        <w:r w:rsidR="008151B4" w:rsidRPr="007B6C14">
          <w:rPr>
            <w:rStyle w:val="Hyperlink"/>
            <w:i/>
            <w:iCs/>
          </w:rPr>
          <w:t>https://www.gov.uk/government/news/housing-targets-increased-to-get-britain-building-again</w:t>
        </w:r>
      </w:hyperlink>
      <w:r w:rsidR="008151B4">
        <w:rPr>
          <w:i/>
          <w:iCs/>
        </w:rPr>
        <w:t xml:space="preserve"> </w:t>
      </w:r>
    </w:p>
  </w:comment>
  <w:comment w:id="5" w:author="Hughes, Owen" w:date="2025-12-04T16:04:00Z" w:initials="HO">
    <w:p w14:paraId="6200B057" w14:textId="064571DD" w:rsidR="00646C45" w:rsidRDefault="00646C45">
      <w:pPr>
        <w:pStyle w:val="CommentText"/>
      </w:pPr>
      <w:r>
        <w:rPr>
          <w:rStyle w:val="CommentReference"/>
        </w:rPr>
        <w:annotationRef/>
      </w:r>
      <w:r w:rsidRPr="64CB9A4D">
        <w:t>Could we instead say</w:t>
      </w:r>
    </w:p>
    <w:p w14:paraId="506807D2" w14:textId="4C8BB61D" w:rsidR="00646C45" w:rsidRDefault="00646C45">
      <w:pPr>
        <w:pStyle w:val="CommentText"/>
      </w:pPr>
    </w:p>
    <w:p w14:paraId="2B6DF627" w14:textId="3C9EEE14" w:rsidR="00646C45" w:rsidRDefault="00646C45">
      <w:pPr>
        <w:pStyle w:val="CommentText"/>
      </w:pPr>
      <w:r w:rsidRPr="5EDE4946">
        <w:t>In 2015, the “planning permission requirement" was introduced. This requires landlords letting their property for more than 90 days to acquire planning permission for a change of use.  </w:t>
      </w:r>
    </w:p>
  </w:comment>
  <w:comment w:id="7" w:author="Tee, Benjamin" w:date="2025-12-08T11:34:00Z" w:initials="BT">
    <w:p w14:paraId="3DCE7E4E" w14:textId="77777777" w:rsidR="00CA6444" w:rsidRDefault="00CA6444" w:rsidP="00CA6444">
      <w:pPr>
        <w:pStyle w:val="CommentText"/>
      </w:pPr>
      <w:r>
        <w:rPr>
          <w:rStyle w:val="CommentReference"/>
        </w:rPr>
        <w:annotationRef/>
      </w:r>
      <w:hyperlink r:id="rId4" w:history="1">
        <w:r w:rsidRPr="007A49EF">
          <w:rPr>
            <w:rStyle w:val="Hyperlink"/>
            <w:lang w:val="en-SG"/>
          </w:rPr>
          <w:t>www.london.gov.uk/press-releases/mayoral/registration-system-for-short-term-letting-law</w:t>
        </w:r>
      </w:hyperlink>
    </w:p>
  </w:comment>
  <w:comment w:id="9" w:author="Tee, Benjamin" w:date="2025-12-08T11:34:00Z" w:initials="BT">
    <w:p w14:paraId="517E62CA" w14:textId="77777777" w:rsidR="00CA6444" w:rsidRDefault="00CA6444" w:rsidP="00CA6444">
      <w:pPr>
        <w:pStyle w:val="CommentText"/>
      </w:pPr>
      <w:r>
        <w:rPr>
          <w:rStyle w:val="CommentReference"/>
        </w:rPr>
        <w:annotationRef/>
      </w:r>
      <w:hyperlink r:id="rId5" w:history="1">
        <w:r w:rsidRPr="00845245">
          <w:rPr>
            <w:rStyle w:val="Hyperlink"/>
          </w:rPr>
          <w:t>Mayor demands licencing scheme to prevent short-term lets damaging housing supply | London City Hall)</w:t>
        </w:r>
      </w:hyperlink>
    </w:p>
  </w:comment>
  <w:comment w:id="50" w:author="Tee, Benjamin" w:date="2025-12-08T14:49:00Z" w:initials="BT">
    <w:p w14:paraId="02321C2A" w14:textId="77777777" w:rsidR="008C0F13" w:rsidRDefault="008C0F13" w:rsidP="008C0F13">
      <w:pPr>
        <w:pStyle w:val="CommentText"/>
      </w:pPr>
      <w:r>
        <w:rPr>
          <w:rStyle w:val="CommentReference"/>
        </w:rPr>
        <w:annotationRef/>
      </w:r>
      <w:r>
        <w:rPr>
          <w:lang w:val="en-SG"/>
        </w:rPr>
        <w:t>Figure 1.1 Here</w:t>
      </w:r>
    </w:p>
  </w:comment>
  <w:comment w:id="53" w:author="Choi, Bosco" w:date="2025-12-08T11:15:00Z" w:initials="CB">
    <w:p w14:paraId="103864C7" w14:textId="3E60C6D6" w:rsidR="00376C96" w:rsidRDefault="00376C96">
      <w:pPr>
        <w:pStyle w:val="CommentText"/>
      </w:pPr>
      <w:r>
        <w:rPr>
          <w:rStyle w:val="CommentReference"/>
        </w:rPr>
        <w:annotationRef/>
      </w:r>
      <w:r w:rsidRPr="41DDE23A">
        <w:t xml:space="preserve">are we talking about ratio of </w:t>
      </w:r>
    </w:p>
    <w:p w14:paraId="5027B959" w14:textId="1B5F1E0E" w:rsidR="00376C96" w:rsidRDefault="00376C96">
      <w:pPr>
        <w:pStyle w:val="CommentText"/>
      </w:pPr>
      <w:r w:rsidRPr="279BE9C3">
        <w:t>listings % change: stock % change, OR</w:t>
      </w:r>
    </w:p>
    <w:p w14:paraId="736487E5" w14:textId="01DD5F12" w:rsidR="00376C96" w:rsidRDefault="00376C96">
      <w:pPr>
        <w:pStyle w:val="CommentText"/>
      </w:pPr>
      <w:r w:rsidRPr="2F7EF195">
        <w:t>listings absolute change: stock absolute change?</w:t>
      </w:r>
    </w:p>
    <w:p w14:paraId="6DFD1586" w14:textId="23CA52EE" w:rsidR="00376C96" w:rsidRDefault="00376C96">
      <w:pPr>
        <w:pStyle w:val="CommentText"/>
      </w:pPr>
    </w:p>
    <w:p w14:paraId="215554FA" w14:textId="6A375EE8" w:rsidR="00376C96" w:rsidRDefault="00376C96">
      <w:pPr>
        <w:pStyle w:val="CommentText"/>
      </w:pPr>
      <w:r w:rsidRPr="7BA796DD">
        <w:t xml:space="preserve">would it be a bit misleading to only mention Kensington, as in most boroughs the increase in listings is less than 1/10 of the increase in stock according to our original chart that was removed (that gives a better full picture?) </w:t>
      </w:r>
    </w:p>
  </w:comment>
  <w:comment w:id="60" w:author="Tee, Benjamin" w:date="2025-12-08T14:48:00Z" w:initials="BT">
    <w:p w14:paraId="553C0E4B" w14:textId="77777777" w:rsidR="008C0F13" w:rsidRDefault="008C0F13" w:rsidP="008C0F13">
      <w:pPr>
        <w:pStyle w:val="CommentText"/>
      </w:pPr>
      <w:r>
        <w:rPr>
          <w:rStyle w:val="CommentReference"/>
        </w:rPr>
        <w:annotationRef/>
      </w:r>
      <w:r>
        <w:rPr>
          <w:lang w:val="en-SG"/>
        </w:rPr>
        <w:t xml:space="preserve">Figure 1.2 Here </w:t>
      </w:r>
      <w:r>
        <w:rPr>
          <w:lang w:val="en-SG"/>
        </w:rPr>
        <w:br/>
        <w:t>Figure 1.3 Here</w:t>
      </w:r>
    </w:p>
  </w:comment>
  <w:comment w:id="71" w:author="Tee, Benjamin" w:date="2025-12-08T14:49:00Z" w:initials="BT">
    <w:p w14:paraId="39C0CD9E" w14:textId="77777777" w:rsidR="00D4528D" w:rsidRDefault="00D4528D" w:rsidP="00D4528D">
      <w:pPr>
        <w:pStyle w:val="CommentText"/>
      </w:pPr>
      <w:r>
        <w:rPr>
          <w:rStyle w:val="CommentReference"/>
        </w:rPr>
        <w:annotationRef/>
      </w:r>
      <w:hyperlink r:id="rId6" w:history="1">
        <w:r w:rsidRPr="002B72CF">
          <w:rPr>
            <w:rStyle w:val="Hyperlink"/>
            <w:lang w:val="en-SG"/>
          </w:rPr>
          <w:t>https://www.sciencedirect.com/science/article/pii/S0160738323000786</w:t>
        </w:r>
      </w:hyperlink>
    </w:p>
  </w:comment>
  <w:comment w:id="85" w:author="Tee, Benjamin" w:date="2025-12-08T14:50:00Z" w:initials="BT">
    <w:p w14:paraId="11B92621" w14:textId="77777777" w:rsidR="00D4528D" w:rsidRDefault="00D4528D" w:rsidP="00D4528D">
      <w:pPr>
        <w:pStyle w:val="CommentText"/>
      </w:pPr>
      <w:r>
        <w:rPr>
          <w:rStyle w:val="CommentReference"/>
        </w:rPr>
        <w:annotationRef/>
      </w:r>
      <w:r>
        <w:rPr>
          <w:lang w:val="en-SG"/>
        </w:rPr>
        <w:t>Figure 1.4 Here</w:t>
      </w:r>
    </w:p>
  </w:comment>
  <w:comment w:id="87" w:author="Southall, Alice" w:date="2025-12-03T15:44:00Z" w:initials="SA">
    <w:p w14:paraId="7E197182" w14:textId="16D08D98" w:rsidR="002F2DB7" w:rsidRDefault="00543C7C">
      <w:r>
        <w:annotationRef/>
      </w:r>
      <w:r w:rsidRPr="735B17D4">
        <w:t>We can suggest this but one of the Mayor's press releases we've linked to talks about how difficult this is</w:t>
      </w:r>
    </w:p>
  </w:comment>
  <w:comment w:id="88" w:author="Hughes, Owen" w:date="2025-12-04T15:39:00Z" w:initials="HO">
    <w:p w14:paraId="0CAEADE3" w14:textId="5A02B0F4" w:rsidR="00646C45" w:rsidRDefault="00646C45">
      <w:pPr>
        <w:pStyle w:val="CommentText"/>
      </w:pPr>
      <w:r>
        <w:rPr>
          <w:rStyle w:val="CommentReference"/>
        </w:rPr>
        <w:annotationRef/>
      </w:r>
      <w:r w:rsidRPr="5FA6D1FF">
        <w:t>I think we can take this paragraph out. It doesn't add anything required and will save some word count</w:t>
      </w:r>
    </w:p>
  </w:comment>
  <w:comment w:id="103" w:author="Southall, Alice" w:date="2025-12-03T12:56:00Z" w:initials="SA">
    <w:p w14:paraId="4D2E6167" w14:textId="668E3B44" w:rsidR="002F2DB7" w:rsidRDefault="00543C7C">
      <w:r>
        <w:annotationRef/>
      </w:r>
      <w:r w:rsidRPr="17A3FAD4">
        <w:t>I've combined the two references to this paper but we need to circle back and check this and expand the reference.</w:t>
      </w:r>
    </w:p>
  </w:comment>
  <w:comment w:id="110" w:author="Tee, Benjamin" w:date="2025-12-08T14:51:00Z" w:initials="BT">
    <w:p w14:paraId="1072A570" w14:textId="77777777" w:rsidR="00D4528D" w:rsidRDefault="00D4528D" w:rsidP="00D4528D">
      <w:pPr>
        <w:pStyle w:val="CommentText"/>
      </w:pPr>
      <w:r>
        <w:rPr>
          <w:rStyle w:val="CommentReference"/>
        </w:rPr>
        <w:annotationRef/>
      </w:r>
      <w:r>
        <w:rPr>
          <w:lang w:val="en-SG"/>
        </w:rPr>
        <w:t>Figure 2.1 Here</w:t>
      </w:r>
    </w:p>
  </w:comment>
  <w:comment w:id="109" w:author="Tee, Benjamin" w:date="2025-12-08T14:51:00Z" w:initials="BT">
    <w:p w14:paraId="4299A7BD" w14:textId="77777777" w:rsidR="00D4528D" w:rsidRDefault="00D4528D" w:rsidP="00D4528D">
      <w:pPr>
        <w:pStyle w:val="CommentText"/>
      </w:pPr>
      <w:r>
        <w:rPr>
          <w:rStyle w:val="CommentReference"/>
        </w:rPr>
        <w:annotationRef/>
      </w:r>
      <w:r>
        <w:rPr>
          <w:lang w:val="en-SG"/>
        </w:rPr>
        <w:t>Figure 2.2 Here</w:t>
      </w:r>
    </w:p>
  </w:comment>
  <w:comment w:id="113" w:author="Southall, Alice" w:date="1900-01-01T00:00:00Z" w:initials="SA">
    <w:p w14:paraId="13563310" w14:textId="5460A009" w:rsidR="002F2DB7" w:rsidRDefault="00543C7C">
      <w:r>
        <w:annotationRef/>
      </w:r>
      <w:r w:rsidRPr="246E8E0F">
        <w:t>Probably need to expand source/confirm year: I can't find this figure, the one I've found is a good bit higher (which doesn't help our analysis as it stands)</w:t>
      </w:r>
    </w:p>
  </w:comment>
  <w:comment w:id="144" w:author="Tee, Benjamin" w:date="2025-12-04T22:56:00Z" w:initials="BT">
    <w:p w14:paraId="508B35E3" w14:textId="77777777" w:rsidR="004724F8" w:rsidRDefault="004724F8" w:rsidP="004724F8">
      <w:pPr>
        <w:pStyle w:val="CommentText"/>
      </w:pPr>
      <w:r>
        <w:rPr>
          <w:rStyle w:val="CommentReference"/>
        </w:rPr>
        <w:annotationRef/>
      </w:r>
      <w:r>
        <w:rPr>
          <w:lang w:val="en-SG"/>
        </w:rPr>
        <w:t xml:space="preserve">I don’t think this is entirely correct? Registration for short-term lets was for tracking and regulation and less so for taxation purposes? The opposition goes one step further to propose council tax increases for such registrations? </w:t>
      </w:r>
    </w:p>
  </w:comment>
  <w:comment w:id="145" w:author="Hughes, Owen" w:date="2025-12-05T11:54:00Z" w:initials="HO">
    <w:p w14:paraId="225C222B" w14:textId="5B5985C8" w:rsidR="00996536" w:rsidRDefault="00543C7C">
      <w:pPr>
        <w:pStyle w:val="CommentText"/>
      </w:pPr>
      <w:r>
        <w:rPr>
          <w:rStyle w:val="CommentReference"/>
        </w:rPr>
        <w:annotationRef/>
      </w:r>
      <w:r w:rsidRPr="488A9D8E">
        <w:t xml:space="preserve">Good thought! I think we should still mention that the mayor has suggested registration. Just for a different purpose. </w:t>
      </w:r>
    </w:p>
    <w:p w14:paraId="45BD5216" w14:textId="0AF7CC7F" w:rsidR="00996536" w:rsidRDefault="00543C7C">
      <w:pPr>
        <w:pStyle w:val="CommentText"/>
      </w:pPr>
      <w:r w:rsidRPr="59FF8CD2">
        <w:t>Something like this:</w:t>
      </w:r>
    </w:p>
    <w:p w14:paraId="622F7C9F" w14:textId="2D7B8FAE" w:rsidR="00996536" w:rsidRDefault="00996536">
      <w:pPr>
        <w:pStyle w:val="CommentText"/>
      </w:pPr>
    </w:p>
    <w:p w14:paraId="4C9EF76E" w14:textId="65C72717" w:rsidR="00996536" w:rsidRDefault="00543C7C">
      <w:pPr>
        <w:pStyle w:val="CommentText"/>
      </w:pPr>
      <w:r w:rsidRPr="7A63A565">
        <w:t xml:space="preserve">The opposition has suggested expanding already established requirements for professional Airbnb registration by imposing an increased council tax on said properties </w:t>
      </w:r>
    </w:p>
  </w:comment>
  <w:comment w:id="160" w:author="Tee, Benjamin" w:date="2025-12-08T08:56:00Z" w:initials="BT">
    <w:p w14:paraId="57336B45" w14:textId="77777777" w:rsidR="00041732" w:rsidRDefault="00041732" w:rsidP="00041732">
      <w:pPr>
        <w:pStyle w:val="CommentText"/>
      </w:pPr>
      <w:r>
        <w:rPr>
          <w:rStyle w:val="CommentReference"/>
        </w:rPr>
        <w:annotationRef/>
      </w:r>
      <w:r>
        <w:rPr>
          <w:lang w:val="en-SG"/>
        </w:rPr>
        <w:t xml:space="preserve">Already mentioned previously? </w:t>
      </w:r>
    </w:p>
  </w:comment>
  <w:comment w:id="324" w:author="Southall, Alice" w:date="2025-12-03T15:39:00Z" w:initials="SA">
    <w:p w14:paraId="002CD0C4" w14:textId="6769320E" w:rsidR="002F2DB7" w:rsidRDefault="00543C7C">
      <w:r>
        <w:annotationRef/>
      </w:r>
      <w:r w:rsidRPr="42CB8C96">
        <w:t>Could do a little further analysis to work out how much renting out a single room for less than 90 days/year could expect to make?</w:t>
      </w:r>
    </w:p>
  </w:comment>
  <w:comment w:id="325" w:author="Tee, Benjamin" w:date="2025-12-05T15:41:00Z" w:initials="BT">
    <w:p w14:paraId="44908DCC" w14:textId="77777777" w:rsidR="00057396" w:rsidRDefault="00057396" w:rsidP="00057396">
      <w:pPr>
        <w:pStyle w:val="CommentText"/>
      </w:pPr>
      <w:r>
        <w:rPr>
          <w:rStyle w:val="CommentReference"/>
        </w:rPr>
        <w:annotationRef/>
      </w:r>
      <w:r>
        <w:rPr>
          <w:lang w:val="en-SG"/>
        </w:rPr>
        <w:t xml:space="preserve">Ran some additional numbers. </w:t>
      </w:r>
      <w:r>
        <w:rPr>
          <w:lang w:val="en-SG"/>
        </w:rPr>
        <w:br/>
      </w:r>
      <w:r>
        <w:rPr>
          <w:lang w:val="en-SG"/>
        </w:rPr>
        <w:br/>
        <w:t xml:space="preserve">For private rooms in home / condo / townhouse / rental unit (&lt;90 days) , the median 365d revenue was below £2,000, and this rises to around £10,000 for rooms let out (&gt;= 90 days). </w:t>
      </w:r>
      <w:r>
        <w:rPr>
          <w:lang w:val="en-SG"/>
        </w:rPr>
        <w:br/>
      </w:r>
      <w:r>
        <w:rPr>
          <w:lang w:val="en-SG"/>
        </w:rPr>
        <w:br/>
        <w:t xml:space="preserve">I think these are rather reasonable and shows how this helps those with extra space make some additional rental income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5B5DD4" w15:done="0"/>
  <w15:commentEx w15:paraId="6F7E975D" w15:done="0"/>
  <w15:commentEx w15:paraId="2B6DF627" w15:done="0"/>
  <w15:commentEx w15:paraId="3DCE7E4E" w15:done="0"/>
  <w15:commentEx w15:paraId="517E62CA" w15:done="0"/>
  <w15:commentEx w15:paraId="02321C2A" w15:done="0"/>
  <w15:commentEx w15:paraId="215554FA" w15:done="0"/>
  <w15:commentEx w15:paraId="553C0E4B" w15:done="0"/>
  <w15:commentEx w15:paraId="39C0CD9E" w15:done="0"/>
  <w15:commentEx w15:paraId="11B92621" w15:done="0"/>
  <w15:commentEx w15:paraId="7E197182" w15:done="0"/>
  <w15:commentEx w15:paraId="0CAEADE3" w15:paraIdParent="7E197182" w15:done="0"/>
  <w15:commentEx w15:paraId="4D2E6167" w15:done="0"/>
  <w15:commentEx w15:paraId="1072A570" w15:done="0"/>
  <w15:commentEx w15:paraId="4299A7BD" w15:done="0"/>
  <w15:commentEx w15:paraId="13563310" w15:done="0"/>
  <w15:commentEx w15:paraId="508B35E3" w15:done="0"/>
  <w15:commentEx w15:paraId="4C9EF76E" w15:paraIdParent="508B35E3" w15:done="0"/>
  <w15:commentEx w15:paraId="57336B45" w15:done="0"/>
  <w15:commentEx w15:paraId="002CD0C4" w15:done="0"/>
  <w15:commentEx w15:paraId="44908DCC" w15:paraIdParent="002CD0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A7229" w16cex:dateUtc="2025-12-08T11:34:00Z"/>
  <w16cex:commentExtensible w16cex:durableId="61232F2D" w16cex:dateUtc="2025-12-08T11:34:00Z"/>
  <w16cex:commentExtensible w16cex:durableId="69771652" w16cex:dateUtc="2025-12-04T16:04:00Z"/>
  <w16cex:commentExtensible w16cex:durableId="6B1D7897" w16cex:dateUtc="2025-12-08T11:34:00Z"/>
  <w16cex:commentExtensible w16cex:durableId="6EA4595A" w16cex:dateUtc="2025-12-08T11:34:00Z"/>
  <w16cex:commentExtensible w16cex:durableId="1B58DEB1" w16cex:dateUtc="2025-12-08T14:49:00Z"/>
  <w16cex:commentExtensible w16cex:durableId="7C4E9591" w16cex:dateUtc="2025-12-08T11:15:00Z"/>
  <w16cex:commentExtensible w16cex:durableId="2C18CE04" w16cex:dateUtc="2025-12-08T14:48:00Z"/>
  <w16cex:commentExtensible w16cex:durableId="5861E8C5" w16cex:dateUtc="2025-12-08T14:49:00Z"/>
  <w16cex:commentExtensible w16cex:durableId="579FFF43" w16cex:dateUtc="2025-12-08T14:50:00Z"/>
  <w16cex:commentExtensible w16cex:durableId="6754A6D4" w16cex:dateUtc="2025-12-03T15:44:00Z"/>
  <w16cex:commentExtensible w16cex:durableId="2C8CD94B" w16cex:dateUtc="2025-12-04T15:39:00Z"/>
  <w16cex:commentExtensible w16cex:durableId="68A0F60B" w16cex:dateUtc="2025-12-03T12:56:00Z"/>
  <w16cex:commentExtensible w16cex:durableId="2E3E1CBB" w16cex:dateUtc="2025-12-08T14:51:00Z"/>
  <w16cex:commentExtensible w16cex:durableId="0AF11A9C" w16cex:dateUtc="2025-12-08T14:51:00Z"/>
  <w16cex:commentExtensible w16cex:durableId="2F40A6D3" w16cex:dateUtc="2025-12-03T13:09:00Z"/>
  <w16cex:commentExtensible w16cex:durableId="725E188A" w16cex:dateUtc="2025-12-04T22:56:00Z"/>
  <w16cex:commentExtensible w16cex:durableId="43355723" w16cex:dateUtc="2025-12-05T11:54:00Z"/>
  <w16cex:commentExtensible w16cex:durableId="1997358B" w16cex:dateUtc="2025-12-08T08:56:00Z"/>
  <w16cex:commentExtensible w16cex:durableId="09D44133" w16cex:dateUtc="2025-12-03T15:39:00Z"/>
  <w16cex:commentExtensible w16cex:durableId="7C205FA8" w16cex:dateUtc="2025-12-05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5B5DD4" w16cid:durableId="69CA7229"/>
  <w16cid:commentId w16cid:paraId="6F7E975D" w16cid:durableId="61232F2D"/>
  <w16cid:commentId w16cid:paraId="2B6DF627" w16cid:durableId="69771652"/>
  <w16cid:commentId w16cid:paraId="3DCE7E4E" w16cid:durableId="6B1D7897"/>
  <w16cid:commentId w16cid:paraId="517E62CA" w16cid:durableId="6EA4595A"/>
  <w16cid:commentId w16cid:paraId="02321C2A" w16cid:durableId="1B58DEB1"/>
  <w16cid:commentId w16cid:paraId="215554FA" w16cid:durableId="7C4E9591"/>
  <w16cid:commentId w16cid:paraId="553C0E4B" w16cid:durableId="2C18CE04"/>
  <w16cid:commentId w16cid:paraId="39C0CD9E" w16cid:durableId="5861E8C5"/>
  <w16cid:commentId w16cid:paraId="11B92621" w16cid:durableId="579FFF43"/>
  <w16cid:commentId w16cid:paraId="7E197182" w16cid:durableId="6754A6D4"/>
  <w16cid:commentId w16cid:paraId="0CAEADE3" w16cid:durableId="2C8CD94B"/>
  <w16cid:commentId w16cid:paraId="4D2E6167" w16cid:durableId="68A0F60B"/>
  <w16cid:commentId w16cid:paraId="1072A570" w16cid:durableId="2E3E1CBB"/>
  <w16cid:commentId w16cid:paraId="4299A7BD" w16cid:durableId="0AF11A9C"/>
  <w16cid:commentId w16cid:paraId="13563310" w16cid:durableId="2F40A6D3"/>
  <w16cid:commentId w16cid:paraId="508B35E3" w16cid:durableId="725E188A"/>
  <w16cid:commentId w16cid:paraId="4C9EF76E" w16cid:durableId="43355723"/>
  <w16cid:commentId w16cid:paraId="57336B45" w16cid:durableId="1997358B"/>
  <w16cid:commentId w16cid:paraId="002CD0C4" w16cid:durableId="09D44133"/>
  <w16cid:commentId w16cid:paraId="44908DCC" w16cid:durableId="7C205F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7CC43" w14:textId="77777777" w:rsidR="00AA5BBF" w:rsidRDefault="00AA5BBF">
      <w:pPr>
        <w:spacing w:after="0" w:line="240" w:lineRule="auto"/>
      </w:pPr>
      <w:r>
        <w:separator/>
      </w:r>
    </w:p>
  </w:endnote>
  <w:endnote w:type="continuationSeparator" w:id="0">
    <w:p w14:paraId="680E030E" w14:textId="77777777" w:rsidR="00AA5BBF" w:rsidRDefault="00AA5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57CB1E6" w14:paraId="4B93F3E2" w14:textId="77777777" w:rsidTr="557CB1E6">
      <w:trPr>
        <w:trHeight w:val="300"/>
      </w:trPr>
      <w:tc>
        <w:tcPr>
          <w:tcW w:w="3005" w:type="dxa"/>
        </w:tcPr>
        <w:p w14:paraId="0051613D" w14:textId="6FF74A48" w:rsidR="557CB1E6" w:rsidRDefault="557CB1E6" w:rsidP="557CB1E6">
          <w:pPr>
            <w:pStyle w:val="Header"/>
            <w:ind w:left="-115"/>
          </w:pPr>
        </w:p>
      </w:tc>
      <w:tc>
        <w:tcPr>
          <w:tcW w:w="3005" w:type="dxa"/>
        </w:tcPr>
        <w:p w14:paraId="27A4283B" w14:textId="5E21B659" w:rsidR="557CB1E6" w:rsidRDefault="557CB1E6" w:rsidP="557CB1E6">
          <w:pPr>
            <w:pStyle w:val="Header"/>
            <w:jc w:val="center"/>
          </w:pPr>
        </w:p>
      </w:tc>
      <w:tc>
        <w:tcPr>
          <w:tcW w:w="3005" w:type="dxa"/>
        </w:tcPr>
        <w:p w14:paraId="4CED1F32" w14:textId="349968E7" w:rsidR="557CB1E6" w:rsidRDefault="557CB1E6" w:rsidP="557CB1E6">
          <w:pPr>
            <w:pStyle w:val="Header"/>
            <w:ind w:right="-115"/>
            <w:jc w:val="right"/>
          </w:pPr>
        </w:p>
      </w:tc>
    </w:tr>
  </w:tbl>
  <w:p w14:paraId="2E54F06F" w14:textId="2E14715C" w:rsidR="557CB1E6" w:rsidRDefault="557CB1E6" w:rsidP="557CB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2BAE" w14:textId="77777777" w:rsidR="00AA5BBF" w:rsidRDefault="00AA5BBF">
      <w:pPr>
        <w:spacing w:after="0" w:line="240" w:lineRule="auto"/>
      </w:pPr>
      <w:r>
        <w:separator/>
      </w:r>
    </w:p>
  </w:footnote>
  <w:footnote w:type="continuationSeparator" w:id="0">
    <w:p w14:paraId="02AE1455" w14:textId="77777777" w:rsidR="00AA5BBF" w:rsidRDefault="00AA5BBF">
      <w:pPr>
        <w:spacing w:after="0" w:line="240" w:lineRule="auto"/>
      </w:pPr>
      <w:r>
        <w:continuationSeparator/>
      </w:r>
    </w:p>
  </w:footnote>
  <w:footnote w:id="1">
    <w:p w14:paraId="0F343673" w14:textId="77777777" w:rsidR="001A6BEA" w:rsidRPr="001A6BEA" w:rsidRDefault="001A6BEA" w:rsidP="001A6BEA">
      <w:pPr>
        <w:pStyle w:val="FootnoteText"/>
        <w:rPr>
          <w:lang w:val="en-SG"/>
        </w:rPr>
      </w:pPr>
      <w:r>
        <w:rPr>
          <w:rStyle w:val="FootnoteReference"/>
        </w:rPr>
        <w:footnoteRef/>
      </w:r>
      <w:r>
        <w:t xml:space="preserve"> </w:t>
      </w:r>
      <w:r w:rsidRPr="001A6BEA">
        <w:rPr>
          <w:lang w:val="en-SG"/>
        </w:rPr>
        <w:t>Data from (</w:t>
      </w:r>
      <w:hyperlink r:id="rId1" w:history="1">
        <w:r w:rsidRPr="001A6BEA">
          <w:rPr>
            <w:rStyle w:val="Hyperlink"/>
            <w:lang w:val="en-SG"/>
          </w:rPr>
          <w:t>http://insideairbnb.com</w:t>
        </w:r>
      </w:hyperlink>
      <w:r w:rsidRPr="001A6BEA">
        <w:rPr>
          <w:lang w:val="en-SG"/>
        </w:rPr>
        <w:t>) which uses public information on rentals available for booking at specific months in each year. While owners have exercised care with data processing and cleaning, this dataset is the best publicly available estimate of Airbnb listings. We further process the data to remove listings with duplicate IDs, or more than six null fields, which typically reflects the fact that entries have no reviews or incomplete information.  </w:t>
      </w:r>
    </w:p>
    <w:p w14:paraId="56032C18" w14:textId="61198708" w:rsidR="001A6BEA" w:rsidRPr="001A6BEA" w:rsidRDefault="001A6BEA">
      <w:pPr>
        <w:pStyle w:val="FootnoteText"/>
        <w:rPr>
          <w:lang w:val="en-SG"/>
        </w:rPr>
      </w:pPr>
    </w:p>
  </w:footnote>
  <w:footnote w:id="2">
    <w:p w14:paraId="5F3C328B" w14:textId="6D39A15F" w:rsidR="00265535" w:rsidRPr="00265535" w:rsidRDefault="00265535" w:rsidP="00265535">
      <w:pPr>
        <w:pStyle w:val="FootnoteText"/>
        <w:rPr>
          <w:lang w:val="en-SG"/>
        </w:rPr>
      </w:pPr>
      <w:r>
        <w:rPr>
          <w:rStyle w:val="FootnoteReference"/>
        </w:rPr>
        <w:footnoteRef/>
      </w:r>
      <w:r>
        <w:t xml:space="preserve"> </w:t>
      </w:r>
      <w:r w:rsidRPr="00265535">
        <w:rPr>
          <w:lang w:val="en-SG"/>
        </w:rPr>
        <w:t>Occupancy estimates obtained from Inside Airbnb data. First, a review rate is used to compute reviews to estimated bookings. Thereafter, the average length of stay for London was multiplied by the estimated bookings for each listing giving the occupancy rate (out of 365 days). To estimate potential breaches, we look at the subset of listings that are "entire homes / apartments", and the occupancy rate, which estimates how many nights the listing was booked in the last 365 days, providing a useful proxy for annual use, where raw daily calendar data are unavailable.</w:t>
      </w:r>
    </w:p>
    <w:p w14:paraId="58E563F3" w14:textId="236BE42D" w:rsidR="00265535" w:rsidRPr="00265535" w:rsidRDefault="00265535">
      <w:pPr>
        <w:pStyle w:val="FootnoteText"/>
        <w:rPr>
          <w:lang w:val="en-SG"/>
        </w:rPr>
      </w:pPr>
    </w:p>
  </w:footnote>
  <w:footnote w:id="3">
    <w:p w14:paraId="0CDBC2D6" w14:textId="77777777" w:rsidR="007A3F2D" w:rsidRPr="007A3F2D" w:rsidRDefault="007A3F2D" w:rsidP="007A3F2D">
      <w:pPr>
        <w:pStyle w:val="FootnoteText"/>
        <w:rPr>
          <w:lang w:val="en-SG"/>
        </w:rPr>
      </w:pPr>
      <w:r>
        <w:rPr>
          <w:rStyle w:val="FootnoteReference"/>
        </w:rPr>
        <w:footnoteRef/>
      </w:r>
      <w:r>
        <w:t xml:space="preserve"> </w:t>
      </w:r>
      <w:r w:rsidRPr="007A3F2D">
        <w:rPr>
          <w:lang w:val="en-SG"/>
        </w:rPr>
        <w:t>The occupancy model assumed (a) a review rate of 50% and (b) average length of stay of 3.1 days for London. This is conservative given that Airbnb previously cited an average review rate of 78%, and, community forums have cited a range of 33% and 85% for various properties.</w:t>
      </w:r>
    </w:p>
    <w:p w14:paraId="221126A0" w14:textId="65CE32A1" w:rsidR="007A3F2D" w:rsidRPr="007A3F2D" w:rsidRDefault="007A3F2D">
      <w:pPr>
        <w:pStyle w:val="FootnoteText"/>
        <w:rPr>
          <w:lang w:val="en-SG"/>
        </w:rPr>
      </w:pPr>
    </w:p>
  </w:footnote>
  <w:footnote w:id="4">
    <w:p w14:paraId="4027D2AD" w14:textId="232295ED" w:rsidR="00CF160F" w:rsidRPr="00CF160F" w:rsidRDefault="00CF160F" w:rsidP="00CF160F">
      <w:pPr>
        <w:pStyle w:val="FootnoteText"/>
        <w:rPr>
          <w:lang w:val="en-SG"/>
        </w:rPr>
      </w:pPr>
      <w:r>
        <w:rPr>
          <w:rStyle w:val="FootnoteReference"/>
        </w:rPr>
        <w:footnoteRef/>
      </w:r>
      <w:r>
        <w:t xml:space="preserve"> </w:t>
      </w:r>
      <w:r w:rsidRPr="00CF160F">
        <w:rPr>
          <w:lang w:val="en-SG"/>
        </w:rPr>
        <w:t>BBC journalists found about 1,300 listings had reused identical images - such as the same furniture, rooms and decor - from other supposedly unique listing</w:t>
      </w:r>
      <w:r>
        <w:rPr>
          <w:lang w:val="en-SG"/>
        </w:rPr>
        <w:t xml:space="preserve"> </w:t>
      </w:r>
      <w:hyperlink r:id="rId2" w:history="1">
        <w:r w:rsidR="001A6BEA" w:rsidRPr="00C93806">
          <w:rPr>
            <w:rStyle w:val="Hyperlink"/>
            <w:lang w:val="en-SG"/>
          </w:rPr>
          <w:t>https://www.bbc.co.uk/news/articles/cvg96rz9061o</w:t>
        </w:r>
      </w:hyperlink>
    </w:p>
    <w:p w14:paraId="6F2E78FC" w14:textId="52CA1375" w:rsidR="00CF160F" w:rsidRPr="00CF160F" w:rsidRDefault="00CF160F">
      <w:pPr>
        <w:pStyle w:val="FootnoteText"/>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57CB1E6" w14:paraId="4DCE8670" w14:textId="77777777" w:rsidTr="557CB1E6">
      <w:trPr>
        <w:trHeight w:val="300"/>
      </w:trPr>
      <w:tc>
        <w:tcPr>
          <w:tcW w:w="3005" w:type="dxa"/>
        </w:tcPr>
        <w:p w14:paraId="5CC8ED59" w14:textId="577E3E88" w:rsidR="557CB1E6" w:rsidRDefault="557CB1E6" w:rsidP="557CB1E6">
          <w:pPr>
            <w:pStyle w:val="Header"/>
            <w:ind w:left="-115"/>
          </w:pPr>
        </w:p>
      </w:tc>
      <w:tc>
        <w:tcPr>
          <w:tcW w:w="3005" w:type="dxa"/>
        </w:tcPr>
        <w:p w14:paraId="338BD439" w14:textId="6A5300E5" w:rsidR="557CB1E6" w:rsidRDefault="557CB1E6" w:rsidP="557CB1E6">
          <w:pPr>
            <w:pStyle w:val="Header"/>
            <w:jc w:val="center"/>
          </w:pPr>
        </w:p>
      </w:tc>
      <w:tc>
        <w:tcPr>
          <w:tcW w:w="3005" w:type="dxa"/>
        </w:tcPr>
        <w:p w14:paraId="13267151" w14:textId="575EEB31" w:rsidR="557CB1E6" w:rsidRDefault="557CB1E6" w:rsidP="557CB1E6">
          <w:pPr>
            <w:pStyle w:val="Header"/>
            <w:ind w:right="-115"/>
            <w:jc w:val="right"/>
          </w:pPr>
        </w:p>
      </w:tc>
    </w:tr>
  </w:tbl>
  <w:p w14:paraId="2212E9BA" w14:textId="21FA8255" w:rsidR="557CB1E6" w:rsidRDefault="557CB1E6" w:rsidP="557CB1E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33DaadGV" int2:invalidationBookmarkName="" int2:hashCode="XrmM8Ttbal4SgH" int2:id="ZE1uJbwA">
      <int2:state int2:value="Rejected" int2:type="gram"/>
    </int2:bookmark>
    <int2:bookmark int2:bookmarkName="_Int_38ruBDMt" int2:invalidationBookmarkName="" int2:hashCode="luqJBFCn+my2v+" int2:id="dT5Bgzc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EE56"/>
    <w:multiLevelType w:val="hybridMultilevel"/>
    <w:tmpl w:val="46467D08"/>
    <w:lvl w:ilvl="0" w:tplc="24FE7836">
      <w:start w:val="1"/>
      <w:numFmt w:val="bullet"/>
      <w:lvlText w:val=""/>
      <w:lvlJc w:val="left"/>
      <w:pPr>
        <w:ind w:left="720" w:hanging="360"/>
      </w:pPr>
      <w:rPr>
        <w:rFonts w:ascii="Symbol" w:hAnsi="Symbol" w:hint="default"/>
      </w:rPr>
    </w:lvl>
    <w:lvl w:ilvl="1" w:tplc="0F7C58C8">
      <w:start w:val="1"/>
      <w:numFmt w:val="bullet"/>
      <w:lvlText w:val="o"/>
      <w:lvlJc w:val="left"/>
      <w:pPr>
        <w:ind w:left="1440" w:hanging="360"/>
      </w:pPr>
      <w:rPr>
        <w:rFonts w:ascii="Courier New" w:hAnsi="Courier New" w:hint="default"/>
      </w:rPr>
    </w:lvl>
    <w:lvl w:ilvl="2" w:tplc="5DD29A62">
      <w:start w:val="1"/>
      <w:numFmt w:val="bullet"/>
      <w:lvlText w:val=""/>
      <w:lvlJc w:val="left"/>
      <w:pPr>
        <w:ind w:left="2160" w:hanging="360"/>
      </w:pPr>
      <w:rPr>
        <w:rFonts w:ascii="Wingdings" w:hAnsi="Wingdings" w:hint="default"/>
      </w:rPr>
    </w:lvl>
    <w:lvl w:ilvl="3" w:tplc="08784292">
      <w:start w:val="1"/>
      <w:numFmt w:val="bullet"/>
      <w:lvlText w:val=""/>
      <w:lvlJc w:val="left"/>
      <w:pPr>
        <w:ind w:left="2880" w:hanging="360"/>
      </w:pPr>
      <w:rPr>
        <w:rFonts w:ascii="Symbol" w:hAnsi="Symbol" w:hint="default"/>
      </w:rPr>
    </w:lvl>
    <w:lvl w:ilvl="4" w:tplc="30408A7C">
      <w:start w:val="1"/>
      <w:numFmt w:val="bullet"/>
      <w:lvlText w:val="o"/>
      <w:lvlJc w:val="left"/>
      <w:pPr>
        <w:ind w:left="3600" w:hanging="360"/>
      </w:pPr>
      <w:rPr>
        <w:rFonts w:ascii="Courier New" w:hAnsi="Courier New" w:hint="default"/>
      </w:rPr>
    </w:lvl>
    <w:lvl w:ilvl="5" w:tplc="40B61AAE">
      <w:start w:val="1"/>
      <w:numFmt w:val="bullet"/>
      <w:lvlText w:val=""/>
      <w:lvlJc w:val="left"/>
      <w:pPr>
        <w:ind w:left="4320" w:hanging="360"/>
      </w:pPr>
      <w:rPr>
        <w:rFonts w:ascii="Wingdings" w:hAnsi="Wingdings" w:hint="default"/>
      </w:rPr>
    </w:lvl>
    <w:lvl w:ilvl="6" w:tplc="C4489FC8">
      <w:start w:val="1"/>
      <w:numFmt w:val="bullet"/>
      <w:lvlText w:val=""/>
      <w:lvlJc w:val="left"/>
      <w:pPr>
        <w:ind w:left="5040" w:hanging="360"/>
      </w:pPr>
      <w:rPr>
        <w:rFonts w:ascii="Symbol" w:hAnsi="Symbol" w:hint="default"/>
      </w:rPr>
    </w:lvl>
    <w:lvl w:ilvl="7" w:tplc="5B58CA88">
      <w:start w:val="1"/>
      <w:numFmt w:val="bullet"/>
      <w:lvlText w:val="o"/>
      <w:lvlJc w:val="left"/>
      <w:pPr>
        <w:ind w:left="5760" w:hanging="360"/>
      </w:pPr>
      <w:rPr>
        <w:rFonts w:ascii="Courier New" w:hAnsi="Courier New" w:hint="default"/>
      </w:rPr>
    </w:lvl>
    <w:lvl w:ilvl="8" w:tplc="5886A77A">
      <w:start w:val="1"/>
      <w:numFmt w:val="bullet"/>
      <w:lvlText w:val=""/>
      <w:lvlJc w:val="left"/>
      <w:pPr>
        <w:ind w:left="6480" w:hanging="360"/>
      </w:pPr>
      <w:rPr>
        <w:rFonts w:ascii="Wingdings" w:hAnsi="Wingdings" w:hint="default"/>
      </w:rPr>
    </w:lvl>
  </w:abstractNum>
  <w:abstractNum w:abstractNumId="1" w15:restartNumberingAfterBreak="0">
    <w:nsid w:val="26AF505A"/>
    <w:multiLevelType w:val="hybridMultilevel"/>
    <w:tmpl w:val="CAB61F8A"/>
    <w:lvl w:ilvl="0" w:tplc="4844D23E">
      <w:start w:val="1"/>
      <w:numFmt w:val="bullet"/>
      <w:lvlText w:val=""/>
      <w:lvlJc w:val="left"/>
      <w:pPr>
        <w:ind w:left="720" w:hanging="360"/>
      </w:pPr>
      <w:rPr>
        <w:rFonts w:ascii="Symbol" w:hAnsi="Symbol" w:hint="default"/>
      </w:rPr>
    </w:lvl>
    <w:lvl w:ilvl="1" w:tplc="27A66620">
      <w:start w:val="1"/>
      <w:numFmt w:val="bullet"/>
      <w:lvlText w:val="o"/>
      <w:lvlJc w:val="left"/>
      <w:pPr>
        <w:ind w:left="1440" w:hanging="360"/>
      </w:pPr>
      <w:rPr>
        <w:rFonts w:ascii="Courier New" w:hAnsi="Courier New" w:hint="default"/>
      </w:rPr>
    </w:lvl>
    <w:lvl w:ilvl="2" w:tplc="48288FAE">
      <w:start w:val="1"/>
      <w:numFmt w:val="bullet"/>
      <w:lvlText w:val=""/>
      <w:lvlJc w:val="left"/>
      <w:pPr>
        <w:ind w:left="2160" w:hanging="360"/>
      </w:pPr>
      <w:rPr>
        <w:rFonts w:ascii="Wingdings" w:hAnsi="Wingdings" w:hint="default"/>
      </w:rPr>
    </w:lvl>
    <w:lvl w:ilvl="3" w:tplc="73F4D736">
      <w:start w:val="1"/>
      <w:numFmt w:val="bullet"/>
      <w:lvlText w:val=""/>
      <w:lvlJc w:val="left"/>
      <w:pPr>
        <w:ind w:left="2880" w:hanging="360"/>
      </w:pPr>
      <w:rPr>
        <w:rFonts w:ascii="Symbol" w:hAnsi="Symbol" w:hint="default"/>
      </w:rPr>
    </w:lvl>
    <w:lvl w:ilvl="4" w:tplc="CC2C3FAC">
      <w:start w:val="1"/>
      <w:numFmt w:val="bullet"/>
      <w:lvlText w:val="o"/>
      <w:lvlJc w:val="left"/>
      <w:pPr>
        <w:ind w:left="3600" w:hanging="360"/>
      </w:pPr>
      <w:rPr>
        <w:rFonts w:ascii="Courier New" w:hAnsi="Courier New" w:hint="default"/>
      </w:rPr>
    </w:lvl>
    <w:lvl w:ilvl="5" w:tplc="FDB6BDEE">
      <w:start w:val="1"/>
      <w:numFmt w:val="bullet"/>
      <w:lvlText w:val=""/>
      <w:lvlJc w:val="left"/>
      <w:pPr>
        <w:ind w:left="4320" w:hanging="360"/>
      </w:pPr>
      <w:rPr>
        <w:rFonts w:ascii="Wingdings" w:hAnsi="Wingdings" w:hint="default"/>
      </w:rPr>
    </w:lvl>
    <w:lvl w:ilvl="6" w:tplc="ED9E4444">
      <w:start w:val="1"/>
      <w:numFmt w:val="bullet"/>
      <w:lvlText w:val=""/>
      <w:lvlJc w:val="left"/>
      <w:pPr>
        <w:ind w:left="5040" w:hanging="360"/>
      </w:pPr>
      <w:rPr>
        <w:rFonts w:ascii="Symbol" w:hAnsi="Symbol" w:hint="default"/>
      </w:rPr>
    </w:lvl>
    <w:lvl w:ilvl="7" w:tplc="61E022DC">
      <w:start w:val="1"/>
      <w:numFmt w:val="bullet"/>
      <w:lvlText w:val="o"/>
      <w:lvlJc w:val="left"/>
      <w:pPr>
        <w:ind w:left="5760" w:hanging="360"/>
      </w:pPr>
      <w:rPr>
        <w:rFonts w:ascii="Courier New" w:hAnsi="Courier New" w:hint="default"/>
      </w:rPr>
    </w:lvl>
    <w:lvl w:ilvl="8" w:tplc="D890B7CE">
      <w:start w:val="1"/>
      <w:numFmt w:val="bullet"/>
      <w:lvlText w:val=""/>
      <w:lvlJc w:val="left"/>
      <w:pPr>
        <w:ind w:left="6480" w:hanging="360"/>
      </w:pPr>
      <w:rPr>
        <w:rFonts w:ascii="Wingdings" w:hAnsi="Wingdings" w:hint="default"/>
      </w:rPr>
    </w:lvl>
  </w:abstractNum>
  <w:abstractNum w:abstractNumId="2" w15:restartNumberingAfterBreak="0">
    <w:nsid w:val="37530B44"/>
    <w:multiLevelType w:val="hybridMultilevel"/>
    <w:tmpl w:val="9D9273BA"/>
    <w:lvl w:ilvl="0" w:tplc="04CA0F0E">
      <w:start w:val="1"/>
      <w:numFmt w:val="bullet"/>
      <w:lvlText w:val=""/>
      <w:lvlJc w:val="left"/>
      <w:pPr>
        <w:ind w:left="720" w:hanging="360"/>
      </w:pPr>
      <w:rPr>
        <w:rFonts w:ascii="Symbol" w:hAnsi="Symbol" w:hint="default"/>
      </w:rPr>
    </w:lvl>
    <w:lvl w:ilvl="1" w:tplc="CEF8A5AC">
      <w:start w:val="1"/>
      <w:numFmt w:val="bullet"/>
      <w:lvlText w:val="o"/>
      <w:lvlJc w:val="left"/>
      <w:pPr>
        <w:ind w:left="1440" w:hanging="360"/>
      </w:pPr>
      <w:rPr>
        <w:rFonts w:ascii="Courier New" w:hAnsi="Courier New" w:hint="default"/>
      </w:rPr>
    </w:lvl>
    <w:lvl w:ilvl="2" w:tplc="5E182DFE">
      <w:start w:val="1"/>
      <w:numFmt w:val="bullet"/>
      <w:lvlText w:val=""/>
      <w:lvlJc w:val="left"/>
      <w:pPr>
        <w:ind w:left="2160" w:hanging="360"/>
      </w:pPr>
      <w:rPr>
        <w:rFonts w:ascii="Wingdings" w:hAnsi="Wingdings" w:hint="default"/>
      </w:rPr>
    </w:lvl>
    <w:lvl w:ilvl="3" w:tplc="D0B665EA">
      <w:start w:val="1"/>
      <w:numFmt w:val="bullet"/>
      <w:lvlText w:val=""/>
      <w:lvlJc w:val="left"/>
      <w:pPr>
        <w:ind w:left="2880" w:hanging="360"/>
      </w:pPr>
      <w:rPr>
        <w:rFonts w:ascii="Symbol" w:hAnsi="Symbol" w:hint="default"/>
      </w:rPr>
    </w:lvl>
    <w:lvl w:ilvl="4" w:tplc="496647D0">
      <w:start w:val="1"/>
      <w:numFmt w:val="bullet"/>
      <w:lvlText w:val="o"/>
      <w:lvlJc w:val="left"/>
      <w:pPr>
        <w:ind w:left="3600" w:hanging="360"/>
      </w:pPr>
      <w:rPr>
        <w:rFonts w:ascii="Courier New" w:hAnsi="Courier New" w:hint="default"/>
      </w:rPr>
    </w:lvl>
    <w:lvl w:ilvl="5" w:tplc="78328932">
      <w:start w:val="1"/>
      <w:numFmt w:val="bullet"/>
      <w:lvlText w:val=""/>
      <w:lvlJc w:val="left"/>
      <w:pPr>
        <w:ind w:left="4320" w:hanging="360"/>
      </w:pPr>
      <w:rPr>
        <w:rFonts w:ascii="Wingdings" w:hAnsi="Wingdings" w:hint="default"/>
      </w:rPr>
    </w:lvl>
    <w:lvl w:ilvl="6" w:tplc="C1B61B4C">
      <w:start w:val="1"/>
      <w:numFmt w:val="bullet"/>
      <w:lvlText w:val=""/>
      <w:lvlJc w:val="left"/>
      <w:pPr>
        <w:ind w:left="5040" w:hanging="360"/>
      </w:pPr>
      <w:rPr>
        <w:rFonts w:ascii="Symbol" w:hAnsi="Symbol" w:hint="default"/>
      </w:rPr>
    </w:lvl>
    <w:lvl w:ilvl="7" w:tplc="AE4C075E">
      <w:start w:val="1"/>
      <w:numFmt w:val="bullet"/>
      <w:lvlText w:val="o"/>
      <w:lvlJc w:val="left"/>
      <w:pPr>
        <w:ind w:left="5760" w:hanging="360"/>
      </w:pPr>
      <w:rPr>
        <w:rFonts w:ascii="Courier New" w:hAnsi="Courier New" w:hint="default"/>
      </w:rPr>
    </w:lvl>
    <w:lvl w:ilvl="8" w:tplc="DABC1E02">
      <w:start w:val="1"/>
      <w:numFmt w:val="bullet"/>
      <w:lvlText w:val=""/>
      <w:lvlJc w:val="left"/>
      <w:pPr>
        <w:ind w:left="6480" w:hanging="360"/>
      </w:pPr>
      <w:rPr>
        <w:rFonts w:ascii="Wingdings" w:hAnsi="Wingdings" w:hint="default"/>
      </w:rPr>
    </w:lvl>
  </w:abstractNum>
  <w:abstractNum w:abstractNumId="3" w15:restartNumberingAfterBreak="0">
    <w:nsid w:val="3A24E1B8"/>
    <w:multiLevelType w:val="hybridMultilevel"/>
    <w:tmpl w:val="2230D518"/>
    <w:lvl w:ilvl="0" w:tplc="7DF6D7A8">
      <w:start w:val="1"/>
      <w:numFmt w:val="bullet"/>
      <w:lvlText w:val=""/>
      <w:lvlJc w:val="left"/>
      <w:pPr>
        <w:ind w:left="720" w:hanging="360"/>
      </w:pPr>
      <w:rPr>
        <w:rFonts w:ascii="Symbol" w:hAnsi="Symbol" w:hint="default"/>
      </w:rPr>
    </w:lvl>
    <w:lvl w:ilvl="1" w:tplc="E06C5210">
      <w:start w:val="1"/>
      <w:numFmt w:val="bullet"/>
      <w:lvlText w:val="o"/>
      <w:lvlJc w:val="left"/>
      <w:pPr>
        <w:ind w:left="1440" w:hanging="360"/>
      </w:pPr>
      <w:rPr>
        <w:rFonts w:ascii="Courier New" w:hAnsi="Courier New" w:hint="default"/>
      </w:rPr>
    </w:lvl>
    <w:lvl w:ilvl="2" w:tplc="9206877E">
      <w:start w:val="1"/>
      <w:numFmt w:val="bullet"/>
      <w:lvlText w:val=""/>
      <w:lvlJc w:val="left"/>
      <w:pPr>
        <w:ind w:left="2160" w:hanging="360"/>
      </w:pPr>
      <w:rPr>
        <w:rFonts w:ascii="Wingdings" w:hAnsi="Wingdings" w:hint="default"/>
      </w:rPr>
    </w:lvl>
    <w:lvl w:ilvl="3" w:tplc="6C4031D2">
      <w:start w:val="1"/>
      <w:numFmt w:val="bullet"/>
      <w:lvlText w:val=""/>
      <w:lvlJc w:val="left"/>
      <w:pPr>
        <w:ind w:left="2880" w:hanging="360"/>
      </w:pPr>
      <w:rPr>
        <w:rFonts w:ascii="Symbol" w:hAnsi="Symbol" w:hint="default"/>
      </w:rPr>
    </w:lvl>
    <w:lvl w:ilvl="4" w:tplc="9A6A619E">
      <w:start w:val="1"/>
      <w:numFmt w:val="bullet"/>
      <w:lvlText w:val="o"/>
      <w:lvlJc w:val="left"/>
      <w:pPr>
        <w:ind w:left="3600" w:hanging="360"/>
      </w:pPr>
      <w:rPr>
        <w:rFonts w:ascii="Courier New" w:hAnsi="Courier New" w:hint="default"/>
      </w:rPr>
    </w:lvl>
    <w:lvl w:ilvl="5" w:tplc="585C235C">
      <w:start w:val="1"/>
      <w:numFmt w:val="bullet"/>
      <w:lvlText w:val=""/>
      <w:lvlJc w:val="left"/>
      <w:pPr>
        <w:ind w:left="4320" w:hanging="360"/>
      </w:pPr>
      <w:rPr>
        <w:rFonts w:ascii="Wingdings" w:hAnsi="Wingdings" w:hint="default"/>
      </w:rPr>
    </w:lvl>
    <w:lvl w:ilvl="6" w:tplc="DDA822DE">
      <w:start w:val="1"/>
      <w:numFmt w:val="bullet"/>
      <w:lvlText w:val=""/>
      <w:lvlJc w:val="left"/>
      <w:pPr>
        <w:ind w:left="5040" w:hanging="360"/>
      </w:pPr>
      <w:rPr>
        <w:rFonts w:ascii="Symbol" w:hAnsi="Symbol" w:hint="default"/>
      </w:rPr>
    </w:lvl>
    <w:lvl w:ilvl="7" w:tplc="1C320320">
      <w:start w:val="1"/>
      <w:numFmt w:val="bullet"/>
      <w:lvlText w:val="o"/>
      <w:lvlJc w:val="left"/>
      <w:pPr>
        <w:ind w:left="5760" w:hanging="360"/>
      </w:pPr>
      <w:rPr>
        <w:rFonts w:ascii="Courier New" w:hAnsi="Courier New" w:hint="default"/>
      </w:rPr>
    </w:lvl>
    <w:lvl w:ilvl="8" w:tplc="46DE26CC">
      <w:start w:val="1"/>
      <w:numFmt w:val="bullet"/>
      <w:lvlText w:val=""/>
      <w:lvlJc w:val="left"/>
      <w:pPr>
        <w:ind w:left="6480" w:hanging="360"/>
      </w:pPr>
      <w:rPr>
        <w:rFonts w:ascii="Wingdings" w:hAnsi="Wingdings" w:hint="default"/>
      </w:rPr>
    </w:lvl>
  </w:abstractNum>
  <w:abstractNum w:abstractNumId="4" w15:restartNumberingAfterBreak="0">
    <w:nsid w:val="3D914DD3"/>
    <w:multiLevelType w:val="hybridMultilevel"/>
    <w:tmpl w:val="280801B0"/>
    <w:lvl w:ilvl="0" w:tplc="F51E07C8">
      <w:start w:val="1"/>
      <w:numFmt w:val="bullet"/>
      <w:lvlText w:val=""/>
      <w:lvlJc w:val="left"/>
      <w:pPr>
        <w:ind w:left="720" w:hanging="360"/>
      </w:pPr>
      <w:rPr>
        <w:rFonts w:ascii="Symbol" w:hAnsi="Symbol" w:hint="default"/>
      </w:rPr>
    </w:lvl>
    <w:lvl w:ilvl="1" w:tplc="F5D8228A">
      <w:start w:val="1"/>
      <w:numFmt w:val="bullet"/>
      <w:lvlText w:val="o"/>
      <w:lvlJc w:val="left"/>
      <w:pPr>
        <w:ind w:left="1440" w:hanging="360"/>
      </w:pPr>
      <w:rPr>
        <w:rFonts w:ascii="Courier New" w:hAnsi="Courier New" w:hint="default"/>
      </w:rPr>
    </w:lvl>
    <w:lvl w:ilvl="2" w:tplc="56264010">
      <w:start w:val="1"/>
      <w:numFmt w:val="bullet"/>
      <w:lvlText w:val=""/>
      <w:lvlJc w:val="left"/>
      <w:pPr>
        <w:ind w:left="2160" w:hanging="360"/>
      </w:pPr>
      <w:rPr>
        <w:rFonts w:ascii="Wingdings" w:hAnsi="Wingdings" w:hint="default"/>
      </w:rPr>
    </w:lvl>
    <w:lvl w:ilvl="3" w:tplc="15AA685C">
      <w:start w:val="1"/>
      <w:numFmt w:val="bullet"/>
      <w:lvlText w:val=""/>
      <w:lvlJc w:val="left"/>
      <w:pPr>
        <w:ind w:left="2880" w:hanging="360"/>
      </w:pPr>
      <w:rPr>
        <w:rFonts w:ascii="Symbol" w:hAnsi="Symbol" w:hint="default"/>
      </w:rPr>
    </w:lvl>
    <w:lvl w:ilvl="4" w:tplc="297862B0">
      <w:start w:val="1"/>
      <w:numFmt w:val="bullet"/>
      <w:lvlText w:val="o"/>
      <w:lvlJc w:val="left"/>
      <w:pPr>
        <w:ind w:left="3600" w:hanging="360"/>
      </w:pPr>
      <w:rPr>
        <w:rFonts w:ascii="Courier New" w:hAnsi="Courier New" w:hint="default"/>
      </w:rPr>
    </w:lvl>
    <w:lvl w:ilvl="5" w:tplc="5E125734">
      <w:start w:val="1"/>
      <w:numFmt w:val="bullet"/>
      <w:lvlText w:val=""/>
      <w:lvlJc w:val="left"/>
      <w:pPr>
        <w:ind w:left="4320" w:hanging="360"/>
      </w:pPr>
      <w:rPr>
        <w:rFonts w:ascii="Wingdings" w:hAnsi="Wingdings" w:hint="default"/>
      </w:rPr>
    </w:lvl>
    <w:lvl w:ilvl="6" w:tplc="CF16185C">
      <w:start w:val="1"/>
      <w:numFmt w:val="bullet"/>
      <w:lvlText w:val=""/>
      <w:lvlJc w:val="left"/>
      <w:pPr>
        <w:ind w:left="5040" w:hanging="360"/>
      </w:pPr>
      <w:rPr>
        <w:rFonts w:ascii="Symbol" w:hAnsi="Symbol" w:hint="default"/>
      </w:rPr>
    </w:lvl>
    <w:lvl w:ilvl="7" w:tplc="D3F028D6">
      <w:start w:val="1"/>
      <w:numFmt w:val="bullet"/>
      <w:lvlText w:val="o"/>
      <w:lvlJc w:val="left"/>
      <w:pPr>
        <w:ind w:left="5760" w:hanging="360"/>
      </w:pPr>
      <w:rPr>
        <w:rFonts w:ascii="Courier New" w:hAnsi="Courier New" w:hint="default"/>
      </w:rPr>
    </w:lvl>
    <w:lvl w:ilvl="8" w:tplc="1DC8DF20">
      <w:start w:val="1"/>
      <w:numFmt w:val="bullet"/>
      <w:lvlText w:val=""/>
      <w:lvlJc w:val="left"/>
      <w:pPr>
        <w:ind w:left="6480" w:hanging="360"/>
      </w:pPr>
      <w:rPr>
        <w:rFonts w:ascii="Wingdings" w:hAnsi="Wingdings" w:hint="default"/>
      </w:rPr>
    </w:lvl>
  </w:abstractNum>
  <w:abstractNum w:abstractNumId="5" w15:restartNumberingAfterBreak="0">
    <w:nsid w:val="3DC14E29"/>
    <w:multiLevelType w:val="hybridMultilevel"/>
    <w:tmpl w:val="64CE9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AD852E"/>
    <w:multiLevelType w:val="hybridMultilevel"/>
    <w:tmpl w:val="6CD0D0A6"/>
    <w:lvl w:ilvl="0" w:tplc="05E221C2">
      <w:start w:val="1"/>
      <w:numFmt w:val="bullet"/>
      <w:lvlText w:val=""/>
      <w:lvlJc w:val="left"/>
      <w:pPr>
        <w:ind w:left="720" w:hanging="360"/>
      </w:pPr>
      <w:rPr>
        <w:rFonts w:ascii="Symbol" w:hAnsi="Symbol" w:hint="default"/>
      </w:rPr>
    </w:lvl>
    <w:lvl w:ilvl="1" w:tplc="9148F7AE">
      <w:start w:val="1"/>
      <w:numFmt w:val="bullet"/>
      <w:lvlText w:val="o"/>
      <w:lvlJc w:val="left"/>
      <w:pPr>
        <w:ind w:left="1440" w:hanging="360"/>
      </w:pPr>
      <w:rPr>
        <w:rFonts w:ascii="Courier New" w:hAnsi="Courier New" w:hint="default"/>
      </w:rPr>
    </w:lvl>
    <w:lvl w:ilvl="2" w:tplc="51B61C42">
      <w:start w:val="1"/>
      <w:numFmt w:val="bullet"/>
      <w:lvlText w:val=""/>
      <w:lvlJc w:val="left"/>
      <w:pPr>
        <w:ind w:left="2160" w:hanging="360"/>
      </w:pPr>
      <w:rPr>
        <w:rFonts w:ascii="Wingdings" w:hAnsi="Wingdings" w:hint="default"/>
      </w:rPr>
    </w:lvl>
    <w:lvl w:ilvl="3" w:tplc="81DE850A">
      <w:start w:val="1"/>
      <w:numFmt w:val="bullet"/>
      <w:lvlText w:val=""/>
      <w:lvlJc w:val="left"/>
      <w:pPr>
        <w:ind w:left="2880" w:hanging="360"/>
      </w:pPr>
      <w:rPr>
        <w:rFonts w:ascii="Symbol" w:hAnsi="Symbol" w:hint="default"/>
      </w:rPr>
    </w:lvl>
    <w:lvl w:ilvl="4" w:tplc="743202E4">
      <w:start w:val="1"/>
      <w:numFmt w:val="bullet"/>
      <w:lvlText w:val="o"/>
      <w:lvlJc w:val="left"/>
      <w:pPr>
        <w:ind w:left="3600" w:hanging="360"/>
      </w:pPr>
      <w:rPr>
        <w:rFonts w:ascii="Courier New" w:hAnsi="Courier New" w:hint="default"/>
      </w:rPr>
    </w:lvl>
    <w:lvl w:ilvl="5" w:tplc="3670D386">
      <w:start w:val="1"/>
      <w:numFmt w:val="bullet"/>
      <w:lvlText w:val=""/>
      <w:lvlJc w:val="left"/>
      <w:pPr>
        <w:ind w:left="4320" w:hanging="360"/>
      </w:pPr>
      <w:rPr>
        <w:rFonts w:ascii="Wingdings" w:hAnsi="Wingdings" w:hint="default"/>
      </w:rPr>
    </w:lvl>
    <w:lvl w:ilvl="6" w:tplc="66ECFDD8">
      <w:start w:val="1"/>
      <w:numFmt w:val="bullet"/>
      <w:lvlText w:val=""/>
      <w:lvlJc w:val="left"/>
      <w:pPr>
        <w:ind w:left="5040" w:hanging="360"/>
      </w:pPr>
      <w:rPr>
        <w:rFonts w:ascii="Symbol" w:hAnsi="Symbol" w:hint="default"/>
      </w:rPr>
    </w:lvl>
    <w:lvl w:ilvl="7" w:tplc="E97A712C">
      <w:start w:val="1"/>
      <w:numFmt w:val="bullet"/>
      <w:lvlText w:val="o"/>
      <w:lvlJc w:val="left"/>
      <w:pPr>
        <w:ind w:left="5760" w:hanging="360"/>
      </w:pPr>
      <w:rPr>
        <w:rFonts w:ascii="Courier New" w:hAnsi="Courier New" w:hint="default"/>
      </w:rPr>
    </w:lvl>
    <w:lvl w:ilvl="8" w:tplc="47C6D832">
      <w:start w:val="1"/>
      <w:numFmt w:val="bullet"/>
      <w:lvlText w:val=""/>
      <w:lvlJc w:val="left"/>
      <w:pPr>
        <w:ind w:left="6480" w:hanging="360"/>
      </w:pPr>
      <w:rPr>
        <w:rFonts w:ascii="Wingdings" w:hAnsi="Wingdings" w:hint="default"/>
      </w:rPr>
    </w:lvl>
  </w:abstractNum>
  <w:abstractNum w:abstractNumId="7" w15:restartNumberingAfterBreak="0">
    <w:nsid w:val="3F1CB736"/>
    <w:multiLevelType w:val="hybridMultilevel"/>
    <w:tmpl w:val="865E582E"/>
    <w:lvl w:ilvl="0" w:tplc="31F29552">
      <w:start w:val="1"/>
      <w:numFmt w:val="bullet"/>
      <w:lvlText w:val=""/>
      <w:lvlJc w:val="left"/>
      <w:pPr>
        <w:ind w:left="720" w:hanging="360"/>
      </w:pPr>
      <w:rPr>
        <w:rFonts w:ascii="Symbol" w:hAnsi="Symbol" w:hint="default"/>
      </w:rPr>
    </w:lvl>
    <w:lvl w:ilvl="1" w:tplc="F7F4F50E">
      <w:start w:val="1"/>
      <w:numFmt w:val="bullet"/>
      <w:lvlText w:val="o"/>
      <w:lvlJc w:val="left"/>
      <w:pPr>
        <w:ind w:left="1440" w:hanging="360"/>
      </w:pPr>
      <w:rPr>
        <w:rFonts w:ascii="Courier New" w:hAnsi="Courier New" w:hint="default"/>
      </w:rPr>
    </w:lvl>
    <w:lvl w:ilvl="2" w:tplc="CEEA827C">
      <w:start w:val="1"/>
      <w:numFmt w:val="bullet"/>
      <w:lvlText w:val=""/>
      <w:lvlJc w:val="left"/>
      <w:pPr>
        <w:ind w:left="2160" w:hanging="360"/>
      </w:pPr>
      <w:rPr>
        <w:rFonts w:ascii="Wingdings" w:hAnsi="Wingdings" w:hint="default"/>
      </w:rPr>
    </w:lvl>
    <w:lvl w:ilvl="3" w:tplc="3BD0266C">
      <w:start w:val="1"/>
      <w:numFmt w:val="bullet"/>
      <w:lvlText w:val=""/>
      <w:lvlJc w:val="left"/>
      <w:pPr>
        <w:ind w:left="2880" w:hanging="360"/>
      </w:pPr>
      <w:rPr>
        <w:rFonts w:ascii="Symbol" w:hAnsi="Symbol" w:hint="default"/>
      </w:rPr>
    </w:lvl>
    <w:lvl w:ilvl="4" w:tplc="6E5C44E2">
      <w:start w:val="1"/>
      <w:numFmt w:val="bullet"/>
      <w:lvlText w:val="o"/>
      <w:lvlJc w:val="left"/>
      <w:pPr>
        <w:ind w:left="3600" w:hanging="360"/>
      </w:pPr>
      <w:rPr>
        <w:rFonts w:ascii="Courier New" w:hAnsi="Courier New" w:hint="default"/>
      </w:rPr>
    </w:lvl>
    <w:lvl w:ilvl="5" w:tplc="F300028E">
      <w:start w:val="1"/>
      <w:numFmt w:val="bullet"/>
      <w:lvlText w:val=""/>
      <w:lvlJc w:val="left"/>
      <w:pPr>
        <w:ind w:left="4320" w:hanging="360"/>
      </w:pPr>
      <w:rPr>
        <w:rFonts w:ascii="Wingdings" w:hAnsi="Wingdings" w:hint="default"/>
      </w:rPr>
    </w:lvl>
    <w:lvl w:ilvl="6" w:tplc="8320E2AE">
      <w:start w:val="1"/>
      <w:numFmt w:val="bullet"/>
      <w:lvlText w:val=""/>
      <w:lvlJc w:val="left"/>
      <w:pPr>
        <w:ind w:left="5040" w:hanging="360"/>
      </w:pPr>
      <w:rPr>
        <w:rFonts w:ascii="Symbol" w:hAnsi="Symbol" w:hint="default"/>
      </w:rPr>
    </w:lvl>
    <w:lvl w:ilvl="7" w:tplc="E8AC9224">
      <w:start w:val="1"/>
      <w:numFmt w:val="bullet"/>
      <w:lvlText w:val="o"/>
      <w:lvlJc w:val="left"/>
      <w:pPr>
        <w:ind w:left="5760" w:hanging="360"/>
      </w:pPr>
      <w:rPr>
        <w:rFonts w:ascii="Courier New" w:hAnsi="Courier New" w:hint="default"/>
      </w:rPr>
    </w:lvl>
    <w:lvl w:ilvl="8" w:tplc="DEFE7AD6">
      <w:start w:val="1"/>
      <w:numFmt w:val="bullet"/>
      <w:lvlText w:val=""/>
      <w:lvlJc w:val="left"/>
      <w:pPr>
        <w:ind w:left="6480" w:hanging="360"/>
      </w:pPr>
      <w:rPr>
        <w:rFonts w:ascii="Wingdings" w:hAnsi="Wingdings" w:hint="default"/>
      </w:rPr>
    </w:lvl>
  </w:abstractNum>
  <w:abstractNum w:abstractNumId="8" w15:restartNumberingAfterBreak="0">
    <w:nsid w:val="4B82C6E7"/>
    <w:multiLevelType w:val="hybridMultilevel"/>
    <w:tmpl w:val="CD6E8744"/>
    <w:lvl w:ilvl="0" w:tplc="DD1ACE36">
      <w:start w:val="1"/>
      <w:numFmt w:val="bullet"/>
      <w:lvlText w:val=""/>
      <w:lvlJc w:val="left"/>
      <w:pPr>
        <w:ind w:left="720" w:hanging="360"/>
      </w:pPr>
      <w:rPr>
        <w:rFonts w:ascii="Symbol" w:hAnsi="Symbol" w:hint="default"/>
      </w:rPr>
    </w:lvl>
    <w:lvl w:ilvl="1" w:tplc="6A000A3E">
      <w:start w:val="1"/>
      <w:numFmt w:val="bullet"/>
      <w:lvlText w:val="o"/>
      <w:lvlJc w:val="left"/>
      <w:pPr>
        <w:ind w:left="1440" w:hanging="360"/>
      </w:pPr>
      <w:rPr>
        <w:rFonts w:ascii="Courier New" w:hAnsi="Courier New" w:hint="default"/>
      </w:rPr>
    </w:lvl>
    <w:lvl w:ilvl="2" w:tplc="592EB488">
      <w:start w:val="1"/>
      <w:numFmt w:val="bullet"/>
      <w:lvlText w:val=""/>
      <w:lvlJc w:val="left"/>
      <w:pPr>
        <w:ind w:left="2160" w:hanging="360"/>
      </w:pPr>
      <w:rPr>
        <w:rFonts w:ascii="Wingdings" w:hAnsi="Wingdings" w:hint="default"/>
      </w:rPr>
    </w:lvl>
    <w:lvl w:ilvl="3" w:tplc="56EC246E">
      <w:start w:val="1"/>
      <w:numFmt w:val="bullet"/>
      <w:lvlText w:val=""/>
      <w:lvlJc w:val="left"/>
      <w:pPr>
        <w:ind w:left="2880" w:hanging="360"/>
      </w:pPr>
      <w:rPr>
        <w:rFonts w:ascii="Symbol" w:hAnsi="Symbol" w:hint="default"/>
      </w:rPr>
    </w:lvl>
    <w:lvl w:ilvl="4" w:tplc="E37CD054">
      <w:start w:val="1"/>
      <w:numFmt w:val="bullet"/>
      <w:lvlText w:val="o"/>
      <w:lvlJc w:val="left"/>
      <w:pPr>
        <w:ind w:left="3600" w:hanging="360"/>
      </w:pPr>
      <w:rPr>
        <w:rFonts w:ascii="Courier New" w:hAnsi="Courier New" w:hint="default"/>
      </w:rPr>
    </w:lvl>
    <w:lvl w:ilvl="5" w:tplc="D4C06AFE">
      <w:start w:val="1"/>
      <w:numFmt w:val="bullet"/>
      <w:lvlText w:val=""/>
      <w:lvlJc w:val="left"/>
      <w:pPr>
        <w:ind w:left="4320" w:hanging="360"/>
      </w:pPr>
      <w:rPr>
        <w:rFonts w:ascii="Wingdings" w:hAnsi="Wingdings" w:hint="default"/>
      </w:rPr>
    </w:lvl>
    <w:lvl w:ilvl="6" w:tplc="F44CD34C">
      <w:start w:val="1"/>
      <w:numFmt w:val="bullet"/>
      <w:lvlText w:val=""/>
      <w:lvlJc w:val="left"/>
      <w:pPr>
        <w:ind w:left="5040" w:hanging="360"/>
      </w:pPr>
      <w:rPr>
        <w:rFonts w:ascii="Symbol" w:hAnsi="Symbol" w:hint="default"/>
      </w:rPr>
    </w:lvl>
    <w:lvl w:ilvl="7" w:tplc="B01C9972">
      <w:start w:val="1"/>
      <w:numFmt w:val="bullet"/>
      <w:lvlText w:val="o"/>
      <w:lvlJc w:val="left"/>
      <w:pPr>
        <w:ind w:left="5760" w:hanging="360"/>
      </w:pPr>
      <w:rPr>
        <w:rFonts w:ascii="Courier New" w:hAnsi="Courier New" w:hint="default"/>
      </w:rPr>
    </w:lvl>
    <w:lvl w:ilvl="8" w:tplc="14A6725A">
      <w:start w:val="1"/>
      <w:numFmt w:val="bullet"/>
      <w:lvlText w:val=""/>
      <w:lvlJc w:val="left"/>
      <w:pPr>
        <w:ind w:left="6480" w:hanging="360"/>
      </w:pPr>
      <w:rPr>
        <w:rFonts w:ascii="Wingdings" w:hAnsi="Wingdings" w:hint="default"/>
      </w:rPr>
    </w:lvl>
  </w:abstractNum>
  <w:abstractNum w:abstractNumId="9" w15:restartNumberingAfterBreak="0">
    <w:nsid w:val="4EE91FB7"/>
    <w:multiLevelType w:val="hybridMultilevel"/>
    <w:tmpl w:val="ABE62542"/>
    <w:lvl w:ilvl="0" w:tplc="B14C1F7E">
      <w:start w:val="1"/>
      <w:numFmt w:val="bullet"/>
      <w:lvlText w:val=""/>
      <w:lvlJc w:val="left"/>
      <w:pPr>
        <w:ind w:left="720" w:hanging="360"/>
      </w:pPr>
      <w:rPr>
        <w:rFonts w:ascii="Symbol" w:hAnsi="Symbol" w:hint="default"/>
      </w:rPr>
    </w:lvl>
    <w:lvl w:ilvl="1" w:tplc="9F4219BA">
      <w:start w:val="1"/>
      <w:numFmt w:val="bullet"/>
      <w:lvlText w:val="o"/>
      <w:lvlJc w:val="left"/>
      <w:pPr>
        <w:ind w:left="1440" w:hanging="360"/>
      </w:pPr>
      <w:rPr>
        <w:rFonts w:ascii="Courier New" w:hAnsi="Courier New" w:hint="default"/>
      </w:rPr>
    </w:lvl>
    <w:lvl w:ilvl="2" w:tplc="4FFE3C3E">
      <w:start w:val="1"/>
      <w:numFmt w:val="bullet"/>
      <w:lvlText w:val=""/>
      <w:lvlJc w:val="left"/>
      <w:pPr>
        <w:ind w:left="2160" w:hanging="360"/>
      </w:pPr>
      <w:rPr>
        <w:rFonts w:ascii="Wingdings" w:hAnsi="Wingdings" w:hint="default"/>
      </w:rPr>
    </w:lvl>
    <w:lvl w:ilvl="3" w:tplc="7ECAAFFC">
      <w:start w:val="1"/>
      <w:numFmt w:val="bullet"/>
      <w:lvlText w:val=""/>
      <w:lvlJc w:val="left"/>
      <w:pPr>
        <w:ind w:left="2880" w:hanging="360"/>
      </w:pPr>
      <w:rPr>
        <w:rFonts w:ascii="Symbol" w:hAnsi="Symbol" w:hint="default"/>
      </w:rPr>
    </w:lvl>
    <w:lvl w:ilvl="4" w:tplc="D0A01510">
      <w:start w:val="1"/>
      <w:numFmt w:val="bullet"/>
      <w:lvlText w:val="o"/>
      <w:lvlJc w:val="left"/>
      <w:pPr>
        <w:ind w:left="3600" w:hanging="360"/>
      </w:pPr>
      <w:rPr>
        <w:rFonts w:ascii="Courier New" w:hAnsi="Courier New" w:hint="default"/>
      </w:rPr>
    </w:lvl>
    <w:lvl w:ilvl="5" w:tplc="8558E8F4">
      <w:start w:val="1"/>
      <w:numFmt w:val="bullet"/>
      <w:lvlText w:val=""/>
      <w:lvlJc w:val="left"/>
      <w:pPr>
        <w:ind w:left="4320" w:hanging="360"/>
      </w:pPr>
      <w:rPr>
        <w:rFonts w:ascii="Wingdings" w:hAnsi="Wingdings" w:hint="default"/>
      </w:rPr>
    </w:lvl>
    <w:lvl w:ilvl="6" w:tplc="8E5276C4">
      <w:start w:val="1"/>
      <w:numFmt w:val="bullet"/>
      <w:lvlText w:val=""/>
      <w:lvlJc w:val="left"/>
      <w:pPr>
        <w:ind w:left="5040" w:hanging="360"/>
      </w:pPr>
      <w:rPr>
        <w:rFonts w:ascii="Symbol" w:hAnsi="Symbol" w:hint="default"/>
      </w:rPr>
    </w:lvl>
    <w:lvl w:ilvl="7" w:tplc="9DEE27DC">
      <w:start w:val="1"/>
      <w:numFmt w:val="bullet"/>
      <w:lvlText w:val="o"/>
      <w:lvlJc w:val="left"/>
      <w:pPr>
        <w:ind w:left="5760" w:hanging="360"/>
      </w:pPr>
      <w:rPr>
        <w:rFonts w:ascii="Courier New" w:hAnsi="Courier New" w:hint="default"/>
      </w:rPr>
    </w:lvl>
    <w:lvl w:ilvl="8" w:tplc="707E27A2">
      <w:start w:val="1"/>
      <w:numFmt w:val="bullet"/>
      <w:lvlText w:val=""/>
      <w:lvlJc w:val="left"/>
      <w:pPr>
        <w:ind w:left="6480" w:hanging="360"/>
      </w:pPr>
      <w:rPr>
        <w:rFonts w:ascii="Wingdings" w:hAnsi="Wingdings" w:hint="default"/>
      </w:rPr>
    </w:lvl>
  </w:abstractNum>
  <w:abstractNum w:abstractNumId="10" w15:restartNumberingAfterBreak="0">
    <w:nsid w:val="50813BB3"/>
    <w:multiLevelType w:val="hybridMultilevel"/>
    <w:tmpl w:val="17604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698667"/>
    <w:multiLevelType w:val="hybridMultilevel"/>
    <w:tmpl w:val="72FE0C42"/>
    <w:lvl w:ilvl="0" w:tplc="C3087F5C">
      <w:start w:val="1"/>
      <w:numFmt w:val="bullet"/>
      <w:lvlText w:val=""/>
      <w:lvlJc w:val="left"/>
      <w:pPr>
        <w:ind w:left="720" w:hanging="360"/>
      </w:pPr>
      <w:rPr>
        <w:rFonts w:ascii="Symbol" w:hAnsi="Symbol" w:hint="default"/>
      </w:rPr>
    </w:lvl>
    <w:lvl w:ilvl="1" w:tplc="532638F2">
      <w:start w:val="1"/>
      <w:numFmt w:val="bullet"/>
      <w:lvlText w:val="o"/>
      <w:lvlJc w:val="left"/>
      <w:pPr>
        <w:ind w:left="1440" w:hanging="360"/>
      </w:pPr>
      <w:rPr>
        <w:rFonts w:ascii="Courier New" w:hAnsi="Courier New" w:hint="default"/>
      </w:rPr>
    </w:lvl>
    <w:lvl w:ilvl="2" w:tplc="EABCCC08">
      <w:start w:val="1"/>
      <w:numFmt w:val="bullet"/>
      <w:lvlText w:val=""/>
      <w:lvlJc w:val="left"/>
      <w:pPr>
        <w:ind w:left="2160" w:hanging="360"/>
      </w:pPr>
      <w:rPr>
        <w:rFonts w:ascii="Wingdings" w:hAnsi="Wingdings" w:hint="default"/>
      </w:rPr>
    </w:lvl>
    <w:lvl w:ilvl="3" w:tplc="E38AE416">
      <w:start w:val="1"/>
      <w:numFmt w:val="bullet"/>
      <w:lvlText w:val=""/>
      <w:lvlJc w:val="left"/>
      <w:pPr>
        <w:ind w:left="2880" w:hanging="360"/>
      </w:pPr>
      <w:rPr>
        <w:rFonts w:ascii="Symbol" w:hAnsi="Symbol" w:hint="default"/>
      </w:rPr>
    </w:lvl>
    <w:lvl w:ilvl="4" w:tplc="C8781F2A">
      <w:start w:val="1"/>
      <w:numFmt w:val="bullet"/>
      <w:lvlText w:val="o"/>
      <w:lvlJc w:val="left"/>
      <w:pPr>
        <w:ind w:left="3600" w:hanging="360"/>
      </w:pPr>
      <w:rPr>
        <w:rFonts w:ascii="Courier New" w:hAnsi="Courier New" w:hint="default"/>
      </w:rPr>
    </w:lvl>
    <w:lvl w:ilvl="5" w:tplc="E918F900">
      <w:start w:val="1"/>
      <w:numFmt w:val="bullet"/>
      <w:lvlText w:val=""/>
      <w:lvlJc w:val="left"/>
      <w:pPr>
        <w:ind w:left="4320" w:hanging="360"/>
      </w:pPr>
      <w:rPr>
        <w:rFonts w:ascii="Wingdings" w:hAnsi="Wingdings" w:hint="default"/>
      </w:rPr>
    </w:lvl>
    <w:lvl w:ilvl="6" w:tplc="0066C45C">
      <w:start w:val="1"/>
      <w:numFmt w:val="bullet"/>
      <w:lvlText w:val=""/>
      <w:lvlJc w:val="left"/>
      <w:pPr>
        <w:ind w:left="5040" w:hanging="360"/>
      </w:pPr>
      <w:rPr>
        <w:rFonts w:ascii="Symbol" w:hAnsi="Symbol" w:hint="default"/>
      </w:rPr>
    </w:lvl>
    <w:lvl w:ilvl="7" w:tplc="9E1C48E8">
      <w:start w:val="1"/>
      <w:numFmt w:val="bullet"/>
      <w:lvlText w:val="o"/>
      <w:lvlJc w:val="left"/>
      <w:pPr>
        <w:ind w:left="5760" w:hanging="360"/>
      </w:pPr>
      <w:rPr>
        <w:rFonts w:ascii="Courier New" w:hAnsi="Courier New" w:hint="default"/>
      </w:rPr>
    </w:lvl>
    <w:lvl w:ilvl="8" w:tplc="717E68BE">
      <w:start w:val="1"/>
      <w:numFmt w:val="bullet"/>
      <w:lvlText w:val=""/>
      <w:lvlJc w:val="left"/>
      <w:pPr>
        <w:ind w:left="6480" w:hanging="360"/>
      </w:pPr>
      <w:rPr>
        <w:rFonts w:ascii="Wingdings" w:hAnsi="Wingdings" w:hint="default"/>
      </w:rPr>
    </w:lvl>
  </w:abstractNum>
  <w:abstractNum w:abstractNumId="12" w15:restartNumberingAfterBreak="0">
    <w:nsid w:val="52B77C78"/>
    <w:multiLevelType w:val="hybridMultilevel"/>
    <w:tmpl w:val="9252F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50992E"/>
    <w:multiLevelType w:val="hybridMultilevel"/>
    <w:tmpl w:val="D1B6D56C"/>
    <w:lvl w:ilvl="0" w:tplc="0E5EABB0">
      <w:start w:val="1"/>
      <w:numFmt w:val="bullet"/>
      <w:lvlText w:val=""/>
      <w:lvlJc w:val="left"/>
      <w:pPr>
        <w:ind w:left="720" w:hanging="360"/>
      </w:pPr>
      <w:rPr>
        <w:rFonts w:ascii="Symbol" w:hAnsi="Symbol" w:hint="default"/>
      </w:rPr>
    </w:lvl>
    <w:lvl w:ilvl="1" w:tplc="FAC4D5A4">
      <w:start w:val="1"/>
      <w:numFmt w:val="bullet"/>
      <w:lvlText w:val="o"/>
      <w:lvlJc w:val="left"/>
      <w:pPr>
        <w:ind w:left="1440" w:hanging="360"/>
      </w:pPr>
      <w:rPr>
        <w:rFonts w:ascii="Courier New" w:hAnsi="Courier New" w:hint="default"/>
      </w:rPr>
    </w:lvl>
    <w:lvl w:ilvl="2" w:tplc="773494F6">
      <w:start w:val="1"/>
      <w:numFmt w:val="bullet"/>
      <w:lvlText w:val=""/>
      <w:lvlJc w:val="left"/>
      <w:pPr>
        <w:ind w:left="2160" w:hanging="360"/>
      </w:pPr>
      <w:rPr>
        <w:rFonts w:ascii="Wingdings" w:hAnsi="Wingdings" w:hint="default"/>
      </w:rPr>
    </w:lvl>
    <w:lvl w:ilvl="3" w:tplc="49967B7C">
      <w:start w:val="1"/>
      <w:numFmt w:val="bullet"/>
      <w:lvlText w:val=""/>
      <w:lvlJc w:val="left"/>
      <w:pPr>
        <w:ind w:left="2880" w:hanging="360"/>
      </w:pPr>
      <w:rPr>
        <w:rFonts w:ascii="Symbol" w:hAnsi="Symbol" w:hint="default"/>
      </w:rPr>
    </w:lvl>
    <w:lvl w:ilvl="4" w:tplc="A47E0492">
      <w:start w:val="1"/>
      <w:numFmt w:val="bullet"/>
      <w:lvlText w:val="o"/>
      <w:lvlJc w:val="left"/>
      <w:pPr>
        <w:ind w:left="3600" w:hanging="360"/>
      </w:pPr>
      <w:rPr>
        <w:rFonts w:ascii="Courier New" w:hAnsi="Courier New" w:hint="default"/>
      </w:rPr>
    </w:lvl>
    <w:lvl w:ilvl="5" w:tplc="B9021FDE">
      <w:start w:val="1"/>
      <w:numFmt w:val="bullet"/>
      <w:lvlText w:val=""/>
      <w:lvlJc w:val="left"/>
      <w:pPr>
        <w:ind w:left="4320" w:hanging="360"/>
      </w:pPr>
      <w:rPr>
        <w:rFonts w:ascii="Wingdings" w:hAnsi="Wingdings" w:hint="default"/>
      </w:rPr>
    </w:lvl>
    <w:lvl w:ilvl="6" w:tplc="EA28A00C">
      <w:start w:val="1"/>
      <w:numFmt w:val="bullet"/>
      <w:lvlText w:val=""/>
      <w:lvlJc w:val="left"/>
      <w:pPr>
        <w:ind w:left="5040" w:hanging="360"/>
      </w:pPr>
      <w:rPr>
        <w:rFonts w:ascii="Symbol" w:hAnsi="Symbol" w:hint="default"/>
      </w:rPr>
    </w:lvl>
    <w:lvl w:ilvl="7" w:tplc="56F0C794">
      <w:start w:val="1"/>
      <w:numFmt w:val="bullet"/>
      <w:lvlText w:val="o"/>
      <w:lvlJc w:val="left"/>
      <w:pPr>
        <w:ind w:left="5760" w:hanging="360"/>
      </w:pPr>
      <w:rPr>
        <w:rFonts w:ascii="Courier New" w:hAnsi="Courier New" w:hint="default"/>
      </w:rPr>
    </w:lvl>
    <w:lvl w:ilvl="8" w:tplc="23F277B4">
      <w:start w:val="1"/>
      <w:numFmt w:val="bullet"/>
      <w:lvlText w:val=""/>
      <w:lvlJc w:val="left"/>
      <w:pPr>
        <w:ind w:left="6480" w:hanging="360"/>
      </w:pPr>
      <w:rPr>
        <w:rFonts w:ascii="Wingdings" w:hAnsi="Wingdings" w:hint="default"/>
      </w:rPr>
    </w:lvl>
  </w:abstractNum>
  <w:abstractNum w:abstractNumId="14" w15:restartNumberingAfterBreak="0">
    <w:nsid w:val="5D9958F4"/>
    <w:multiLevelType w:val="hybridMultilevel"/>
    <w:tmpl w:val="223E3136"/>
    <w:lvl w:ilvl="0" w:tplc="5F62C79A">
      <w:start w:val="1"/>
      <w:numFmt w:val="bullet"/>
      <w:lvlText w:val=""/>
      <w:lvlJc w:val="left"/>
      <w:pPr>
        <w:ind w:left="720" w:hanging="360"/>
      </w:pPr>
      <w:rPr>
        <w:rFonts w:ascii="Symbol" w:hAnsi="Symbol" w:hint="default"/>
      </w:rPr>
    </w:lvl>
    <w:lvl w:ilvl="1" w:tplc="F1803DC6">
      <w:start w:val="1"/>
      <w:numFmt w:val="bullet"/>
      <w:lvlText w:val="o"/>
      <w:lvlJc w:val="left"/>
      <w:pPr>
        <w:ind w:left="1440" w:hanging="360"/>
      </w:pPr>
      <w:rPr>
        <w:rFonts w:ascii="Courier New" w:hAnsi="Courier New" w:hint="default"/>
      </w:rPr>
    </w:lvl>
    <w:lvl w:ilvl="2" w:tplc="4252B678">
      <w:start w:val="1"/>
      <w:numFmt w:val="bullet"/>
      <w:lvlText w:val=""/>
      <w:lvlJc w:val="left"/>
      <w:pPr>
        <w:ind w:left="2160" w:hanging="360"/>
      </w:pPr>
      <w:rPr>
        <w:rFonts w:ascii="Wingdings" w:hAnsi="Wingdings" w:hint="default"/>
      </w:rPr>
    </w:lvl>
    <w:lvl w:ilvl="3" w:tplc="B9A6BD74">
      <w:start w:val="1"/>
      <w:numFmt w:val="bullet"/>
      <w:lvlText w:val=""/>
      <w:lvlJc w:val="left"/>
      <w:pPr>
        <w:ind w:left="2880" w:hanging="360"/>
      </w:pPr>
      <w:rPr>
        <w:rFonts w:ascii="Symbol" w:hAnsi="Symbol" w:hint="default"/>
      </w:rPr>
    </w:lvl>
    <w:lvl w:ilvl="4" w:tplc="825A5B88">
      <w:start w:val="1"/>
      <w:numFmt w:val="bullet"/>
      <w:lvlText w:val="o"/>
      <w:lvlJc w:val="left"/>
      <w:pPr>
        <w:ind w:left="3600" w:hanging="360"/>
      </w:pPr>
      <w:rPr>
        <w:rFonts w:ascii="Courier New" w:hAnsi="Courier New" w:hint="default"/>
      </w:rPr>
    </w:lvl>
    <w:lvl w:ilvl="5" w:tplc="00CA9DF2">
      <w:start w:val="1"/>
      <w:numFmt w:val="bullet"/>
      <w:lvlText w:val=""/>
      <w:lvlJc w:val="left"/>
      <w:pPr>
        <w:ind w:left="4320" w:hanging="360"/>
      </w:pPr>
      <w:rPr>
        <w:rFonts w:ascii="Wingdings" w:hAnsi="Wingdings" w:hint="default"/>
      </w:rPr>
    </w:lvl>
    <w:lvl w:ilvl="6" w:tplc="F4FC153A">
      <w:start w:val="1"/>
      <w:numFmt w:val="bullet"/>
      <w:lvlText w:val=""/>
      <w:lvlJc w:val="left"/>
      <w:pPr>
        <w:ind w:left="5040" w:hanging="360"/>
      </w:pPr>
      <w:rPr>
        <w:rFonts w:ascii="Symbol" w:hAnsi="Symbol" w:hint="default"/>
      </w:rPr>
    </w:lvl>
    <w:lvl w:ilvl="7" w:tplc="94668696">
      <w:start w:val="1"/>
      <w:numFmt w:val="bullet"/>
      <w:lvlText w:val="o"/>
      <w:lvlJc w:val="left"/>
      <w:pPr>
        <w:ind w:left="5760" w:hanging="360"/>
      </w:pPr>
      <w:rPr>
        <w:rFonts w:ascii="Courier New" w:hAnsi="Courier New" w:hint="default"/>
      </w:rPr>
    </w:lvl>
    <w:lvl w:ilvl="8" w:tplc="CB02A072">
      <w:start w:val="1"/>
      <w:numFmt w:val="bullet"/>
      <w:lvlText w:val=""/>
      <w:lvlJc w:val="left"/>
      <w:pPr>
        <w:ind w:left="6480" w:hanging="360"/>
      </w:pPr>
      <w:rPr>
        <w:rFonts w:ascii="Wingdings" w:hAnsi="Wingdings" w:hint="default"/>
      </w:rPr>
    </w:lvl>
  </w:abstractNum>
  <w:abstractNum w:abstractNumId="15" w15:restartNumberingAfterBreak="0">
    <w:nsid w:val="5E70103F"/>
    <w:multiLevelType w:val="hybridMultilevel"/>
    <w:tmpl w:val="1F4039D0"/>
    <w:lvl w:ilvl="0" w:tplc="6E460282">
      <w:start w:val="1"/>
      <w:numFmt w:val="bullet"/>
      <w:lvlText w:val=""/>
      <w:lvlJc w:val="left"/>
      <w:pPr>
        <w:ind w:left="720" w:hanging="360"/>
      </w:pPr>
      <w:rPr>
        <w:rFonts w:ascii="Symbol" w:hAnsi="Symbol" w:hint="default"/>
      </w:rPr>
    </w:lvl>
    <w:lvl w:ilvl="1" w:tplc="A8AE9DCC">
      <w:start w:val="1"/>
      <w:numFmt w:val="bullet"/>
      <w:lvlText w:val="o"/>
      <w:lvlJc w:val="left"/>
      <w:pPr>
        <w:ind w:left="1440" w:hanging="360"/>
      </w:pPr>
      <w:rPr>
        <w:rFonts w:ascii="Courier New" w:hAnsi="Courier New" w:hint="default"/>
      </w:rPr>
    </w:lvl>
    <w:lvl w:ilvl="2" w:tplc="16563C6E">
      <w:start w:val="1"/>
      <w:numFmt w:val="bullet"/>
      <w:lvlText w:val=""/>
      <w:lvlJc w:val="left"/>
      <w:pPr>
        <w:ind w:left="2160" w:hanging="360"/>
      </w:pPr>
      <w:rPr>
        <w:rFonts w:ascii="Wingdings" w:hAnsi="Wingdings" w:hint="default"/>
      </w:rPr>
    </w:lvl>
    <w:lvl w:ilvl="3" w:tplc="CE60E288">
      <w:start w:val="1"/>
      <w:numFmt w:val="bullet"/>
      <w:lvlText w:val=""/>
      <w:lvlJc w:val="left"/>
      <w:pPr>
        <w:ind w:left="2880" w:hanging="360"/>
      </w:pPr>
      <w:rPr>
        <w:rFonts w:ascii="Symbol" w:hAnsi="Symbol" w:hint="default"/>
      </w:rPr>
    </w:lvl>
    <w:lvl w:ilvl="4" w:tplc="1D688D90">
      <w:start w:val="1"/>
      <w:numFmt w:val="bullet"/>
      <w:lvlText w:val="o"/>
      <w:lvlJc w:val="left"/>
      <w:pPr>
        <w:ind w:left="3600" w:hanging="360"/>
      </w:pPr>
      <w:rPr>
        <w:rFonts w:ascii="Courier New" w:hAnsi="Courier New" w:hint="default"/>
      </w:rPr>
    </w:lvl>
    <w:lvl w:ilvl="5" w:tplc="4F7848E0">
      <w:start w:val="1"/>
      <w:numFmt w:val="bullet"/>
      <w:lvlText w:val=""/>
      <w:lvlJc w:val="left"/>
      <w:pPr>
        <w:ind w:left="4320" w:hanging="360"/>
      </w:pPr>
      <w:rPr>
        <w:rFonts w:ascii="Wingdings" w:hAnsi="Wingdings" w:hint="default"/>
      </w:rPr>
    </w:lvl>
    <w:lvl w:ilvl="6" w:tplc="360A93FC">
      <w:start w:val="1"/>
      <w:numFmt w:val="bullet"/>
      <w:lvlText w:val=""/>
      <w:lvlJc w:val="left"/>
      <w:pPr>
        <w:ind w:left="5040" w:hanging="360"/>
      </w:pPr>
      <w:rPr>
        <w:rFonts w:ascii="Symbol" w:hAnsi="Symbol" w:hint="default"/>
      </w:rPr>
    </w:lvl>
    <w:lvl w:ilvl="7" w:tplc="A210ED42">
      <w:start w:val="1"/>
      <w:numFmt w:val="bullet"/>
      <w:lvlText w:val="o"/>
      <w:lvlJc w:val="left"/>
      <w:pPr>
        <w:ind w:left="5760" w:hanging="360"/>
      </w:pPr>
      <w:rPr>
        <w:rFonts w:ascii="Courier New" w:hAnsi="Courier New" w:hint="default"/>
      </w:rPr>
    </w:lvl>
    <w:lvl w:ilvl="8" w:tplc="BCBAAB76">
      <w:start w:val="1"/>
      <w:numFmt w:val="bullet"/>
      <w:lvlText w:val=""/>
      <w:lvlJc w:val="left"/>
      <w:pPr>
        <w:ind w:left="6480" w:hanging="360"/>
      </w:pPr>
      <w:rPr>
        <w:rFonts w:ascii="Wingdings" w:hAnsi="Wingdings" w:hint="default"/>
      </w:rPr>
    </w:lvl>
  </w:abstractNum>
  <w:abstractNum w:abstractNumId="16" w15:restartNumberingAfterBreak="0">
    <w:nsid w:val="68B410E9"/>
    <w:multiLevelType w:val="hybridMultilevel"/>
    <w:tmpl w:val="DFB47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F0F7E5"/>
    <w:multiLevelType w:val="hybridMultilevel"/>
    <w:tmpl w:val="75A6DD0C"/>
    <w:lvl w:ilvl="0" w:tplc="982085BE">
      <w:start w:val="1"/>
      <w:numFmt w:val="bullet"/>
      <w:lvlText w:val=""/>
      <w:lvlJc w:val="left"/>
      <w:pPr>
        <w:ind w:left="720" w:hanging="360"/>
      </w:pPr>
      <w:rPr>
        <w:rFonts w:ascii="Symbol" w:hAnsi="Symbol" w:hint="default"/>
      </w:rPr>
    </w:lvl>
    <w:lvl w:ilvl="1" w:tplc="70341CF0">
      <w:start w:val="1"/>
      <w:numFmt w:val="bullet"/>
      <w:lvlText w:val="o"/>
      <w:lvlJc w:val="left"/>
      <w:pPr>
        <w:ind w:left="1440" w:hanging="360"/>
      </w:pPr>
      <w:rPr>
        <w:rFonts w:ascii="Courier New" w:hAnsi="Courier New" w:hint="default"/>
      </w:rPr>
    </w:lvl>
    <w:lvl w:ilvl="2" w:tplc="A0B0FD54">
      <w:start w:val="1"/>
      <w:numFmt w:val="bullet"/>
      <w:lvlText w:val=""/>
      <w:lvlJc w:val="left"/>
      <w:pPr>
        <w:ind w:left="2160" w:hanging="360"/>
      </w:pPr>
      <w:rPr>
        <w:rFonts w:ascii="Wingdings" w:hAnsi="Wingdings" w:hint="default"/>
      </w:rPr>
    </w:lvl>
    <w:lvl w:ilvl="3" w:tplc="3CDC2912">
      <w:start w:val="1"/>
      <w:numFmt w:val="bullet"/>
      <w:lvlText w:val=""/>
      <w:lvlJc w:val="left"/>
      <w:pPr>
        <w:ind w:left="2880" w:hanging="360"/>
      </w:pPr>
      <w:rPr>
        <w:rFonts w:ascii="Symbol" w:hAnsi="Symbol" w:hint="default"/>
      </w:rPr>
    </w:lvl>
    <w:lvl w:ilvl="4" w:tplc="DEDC5CB4">
      <w:start w:val="1"/>
      <w:numFmt w:val="bullet"/>
      <w:lvlText w:val="o"/>
      <w:lvlJc w:val="left"/>
      <w:pPr>
        <w:ind w:left="3600" w:hanging="360"/>
      </w:pPr>
      <w:rPr>
        <w:rFonts w:ascii="Courier New" w:hAnsi="Courier New" w:hint="default"/>
      </w:rPr>
    </w:lvl>
    <w:lvl w:ilvl="5" w:tplc="C72C933E">
      <w:start w:val="1"/>
      <w:numFmt w:val="bullet"/>
      <w:lvlText w:val=""/>
      <w:lvlJc w:val="left"/>
      <w:pPr>
        <w:ind w:left="4320" w:hanging="360"/>
      </w:pPr>
      <w:rPr>
        <w:rFonts w:ascii="Wingdings" w:hAnsi="Wingdings" w:hint="default"/>
      </w:rPr>
    </w:lvl>
    <w:lvl w:ilvl="6" w:tplc="6074A6CE">
      <w:start w:val="1"/>
      <w:numFmt w:val="bullet"/>
      <w:lvlText w:val=""/>
      <w:lvlJc w:val="left"/>
      <w:pPr>
        <w:ind w:left="5040" w:hanging="360"/>
      </w:pPr>
      <w:rPr>
        <w:rFonts w:ascii="Symbol" w:hAnsi="Symbol" w:hint="default"/>
      </w:rPr>
    </w:lvl>
    <w:lvl w:ilvl="7" w:tplc="A1FA945E">
      <w:start w:val="1"/>
      <w:numFmt w:val="bullet"/>
      <w:lvlText w:val="o"/>
      <w:lvlJc w:val="left"/>
      <w:pPr>
        <w:ind w:left="5760" w:hanging="360"/>
      </w:pPr>
      <w:rPr>
        <w:rFonts w:ascii="Courier New" w:hAnsi="Courier New" w:hint="default"/>
      </w:rPr>
    </w:lvl>
    <w:lvl w:ilvl="8" w:tplc="7C928BD8">
      <w:start w:val="1"/>
      <w:numFmt w:val="bullet"/>
      <w:lvlText w:val=""/>
      <w:lvlJc w:val="left"/>
      <w:pPr>
        <w:ind w:left="6480" w:hanging="360"/>
      </w:pPr>
      <w:rPr>
        <w:rFonts w:ascii="Wingdings" w:hAnsi="Wingdings" w:hint="default"/>
      </w:rPr>
    </w:lvl>
  </w:abstractNum>
  <w:abstractNum w:abstractNumId="18" w15:restartNumberingAfterBreak="0">
    <w:nsid w:val="70AF6A3D"/>
    <w:multiLevelType w:val="hybridMultilevel"/>
    <w:tmpl w:val="A8625490"/>
    <w:lvl w:ilvl="0" w:tplc="7D940DE2">
      <w:start w:val="1"/>
      <w:numFmt w:val="bullet"/>
      <w:lvlText w:val=""/>
      <w:lvlJc w:val="left"/>
      <w:pPr>
        <w:ind w:left="720" w:hanging="360"/>
      </w:pPr>
      <w:rPr>
        <w:rFonts w:ascii="Symbol" w:hAnsi="Symbol" w:hint="default"/>
      </w:rPr>
    </w:lvl>
    <w:lvl w:ilvl="1" w:tplc="0242E25E">
      <w:start w:val="1"/>
      <w:numFmt w:val="bullet"/>
      <w:lvlText w:val="o"/>
      <w:lvlJc w:val="left"/>
      <w:pPr>
        <w:ind w:left="1440" w:hanging="360"/>
      </w:pPr>
      <w:rPr>
        <w:rFonts w:ascii="Courier New" w:hAnsi="Courier New" w:hint="default"/>
      </w:rPr>
    </w:lvl>
    <w:lvl w:ilvl="2" w:tplc="C0F03844">
      <w:start w:val="1"/>
      <w:numFmt w:val="bullet"/>
      <w:lvlText w:val=""/>
      <w:lvlJc w:val="left"/>
      <w:pPr>
        <w:ind w:left="2160" w:hanging="360"/>
      </w:pPr>
      <w:rPr>
        <w:rFonts w:ascii="Wingdings" w:hAnsi="Wingdings" w:hint="default"/>
      </w:rPr>
    </w:lvl>
    <w:lvl w:ilvl="3" w:tplc="E4982872">
      <w:start w:val="1"/>
      <w:numFmt w:val="bullet"/>
      <w:lvlText w:val=""/>
      <w:lvlJc w:val="left"/>
      <w:pPr>
        <w:ind w:left="2880" w:hanging="360"/>
      </w:pPr>
      <w:rPr>
        <w:rFonts w:ascii="Symbol" w:hAnsi="Symbol" w:hint="default"/>
      </w:rPr>
    </w:lvl>
    <w:lvl w:ilvl="4" w:tplc="F1526490">
      <w:start w:val="1"/>
      <w:numFmt w:val="bullet"/>
      <w:lvlText w:val="o"/>
      <w:lvlJc w:val="left"/>
      <w:pPr>
        <w:ind w:left="3600" w:hanging="360"/>
      </w:pPr>
      <w:rPr>
        <w:rFonts w:ascii="Courier New" w:hAnsi="Courier New" w:hint="default"/>
      </w:rPr>
    </w:lvl>
    <w:lvl w:ilvl="5" w:tplc="68B6668E">
      <w:start w:val="1"/>
      <w:numFmt w:val="bullet"/>
      <w:lvlText w:val=""/>
      <w:lvlJc w:val="left"/>
      <w:pPr>
        <w:ind w:left="4320" w:hanging="360"/>
      </w:pPr>
      <w:rPr>
        <w:rFonts w:ascii="Wingdings" w:hAnsi="Wingdings" w:hint="default"/>
      </w:rPr>
    </w:lvl>
    <w:lvl w:ilvl="6" w:tplc="E1FC06FA">
      <w:start w:val="1"/>
      <w:numFmt w:val="bullet"/>
      <w:lvlText w:val=""/>
      <w:lvlJc w:val="left"/>
      <w:pPr>
        <w:ind w:left="5040" w:hanging="360"/>
      </w:pPr>
      <w:rPr>
        <w:rFonts w:ascii="Symbol" w:hAnsi="Symbol" w:hint="default"/>
      </w:rPr>
    </w:lvl>
    <w:lvl w:ilvl="7" w:tplc="11820A86">
      <w:start w:val="1"/>
      <w:numFmt w:val="bullet"/>
      <w:lvlText w:val="o"/>
      <w:lvlJc w:val="left"/>
      <w:pPr>
        <w:ind w:left="5760" w:hanging="360"/>
      </w:pPr>
      <w:rPr>
        <w:rFonts w:ascii="Courier New" w:hAnsi="Courier New" w:hint="default"/>
      </w:rPr>
    </w:lvl>
    <w:lvl w:ilvl="8" w:tplc="F3A21A80">
      <w:start w:val="1"/>
      <w:numFmt w:val="bullet"/>
      <w:lvlText w:val=""/>
      <w:lvlJc w:val="left"/>
      <w:pPr>
        <w:ind w:left="6480" w:hanging="360"/>
      </w:pPr>
      <w:rPr>
        <w:rFonts w:ascii="Wingdings" w:hAnsi="Wingdings" w:hint="default"/>
      </w:rPr>
    </w:lvl>
  </w:abstractNum>
  <w:abstractNum w:abstractNumId="19" w15:restartNumberingAfterBreak="0">
    <w:nsid w:val="74D19529"/>
    <w:multiLevelType w:val="hybridMultilevel"/>
    <w:tmpl w:val="6722E840"/>
    <w:lvl w:ilvl="0" w:tplc="6AE0813E">
      <w:start w:val="1"/>
      <w:numFmt w:val="bullet"/>
      <w:lvlText w:val=""/>
      <w:lvlJc w:val="left"/>
      <w:pPr>
        <w:ind w:left="720" w:hanging="360"/>
      </w:pPr>
      <w:rPr>
        <w:rFonts w:ascii="Symbol" w:hAnsi="Symbol" w:hint="default"/>
      </w:rPr>
    </w:lvl>
    <w:lvl w:ilvl="1" w:tplc="BE7C0CF0">
      <w:start w:val="1"/>
      <w:numFmt w:val="bullet"/>
      <w:lvlText w:val="o"/>
      <w:lvlJc w:val="left"/>
      <w:pPr>
        <w:ind w:left="1440" w:hanging="360"/>
      </w:pPr>
      <w:rPr>
        <w:rFonts w:ascii="Courier New" w:hAnsi="Courier New" w:hint="default"/>
      </w:rPr>
    </w:lvl>
    <w:lvl w:ilvl="2" w:tplc="AFDE56D8">
      <w:start w:val="1"/>
      <w:numFmt w:val="bullet"/>
      <w:lvlText w:val=""/>
      <w:lvlJc w:val="left"/>
      <w:pPr>
        <w:ind w:left="2160" w:hanging="360"/>
      </w:pPr>
      <w:rPr>
        <w:rFonts w:ascii="Wingdings" w:hAnsi="Wingdings" w:hint="default"/>
      </w:rPr>
    </w:lvl>
    <w:lvl w:ilvl="3" w:tplc="15FA826A">
      <w:start w:val="1"/>
      <w:numFmt w:val="bullet"/>
      <w:lvlText w:val=""/>
      <w:lvlJc w:val="left"/>
      <w:pPr>
        <w:ind w:left="2880" w:hanging="360"/>
      </w:pPr>
      <w:rPr>
        <w:rFonts w:ascii="Symbol" w:hAnsi="Symbol" w:hint="default"/>
      </w:rPr>
    </w:lvl>
    <w:lvl w:ilvl="4" w:tplc="AC501936">
      <w:start w:val="1"/>
      <w:numFmt w:val="bullet"/>
      <w:lvlText w:val="o"/>
      <w:lvlJc w:val="left"/>
      <w:pPr>
        <w:ind w:left="3600" w:hanging="360"/>
      </w:pPr>
      <w:rPr>
        <w:rFonts w:ascii="Courier New" w:hAnsi="Courier New" w:hint="default"/>
      </w:rPr>
    </w:lvl>
    <w:lvl w:ilvl="5" w:tplc="9A42685E">
      <w:start w:val="1"/>
      <w:numFmt w:val="bullet"/>
      <w:lvlText w:val=""/>
      <w:lvlJc w:val="left"/>
      <w:pPr>
        <w:ind w:left="4320" w:hanging="360"/>
      </w:pPr>
      <w:rPr>
        <w:rFonts w:ascii="Wingdings" w:hAnsi="Wingdings" w:hint="default"/>
      </w:rPr>
    </w:lvl>
    <w:lvl w:ilvl="6" w:tplc="3F4A669A">
      <w:start w:val="1"/>
      <w:numFmt w:val="bullet"/>
      <w:lvlText w:val=""/>
      <w:lvlJc w:val="left"/>
      <w:pPr>
        <w:ind w:left="5040" w:hanging="360"/>
      </w:pPr>
      <w:rPr>
        <w:rFonts w:ascii="Symbol" w:hAnsi="Symbol" w:hint="default"/>
      </w:rPr>
    </w:lvl>
    <w:lvl w:ilvl="7" w:tplc="91A853EA">
      <w:start w:val="1"/>
      <w:numFmt w:val="bullet"/>
      <w:lvlText w:val="o"/>
      <w:lvlJc w:val="left"/>
      <w:pPr>
        <w:ind w:left="5760" w:hanging="360"/>
      </w:pPr>
      <w:rPr>
        <w:rFonts w:ascii="Courier New" w:hAnsi="Courier New" w:hint="default"/>
      </w:rPr>
    </w:lvl>
    <w:lvl w:ilvl="8" w:tplc="CBF8937E">
      <w:start w:val="1"/>
      <w:numFmt w:val="bullet"/>
      <w:lvlText w:val=""/>
      <w:lvlJc w:val="left"/>
      <w:pPr>
        <w:ind w:left="6480" w:hanging="360"/>
      </w:pPr>
      <w:rPr>
        <w:rFonts w:ascii="Wingdings" w:hAnsi="Wingdings" w:hint="default"/>
      </w:rPr>
    </w:lvl>
  </w:abstractNum>
  <w:abstractNum w:abstractNumId="20" w15:restartNumberingAfterBreak="0">
    <w:nsid w:val="7E543F2D"/>
    <w:multiLevelType w:val="hybridMultilevel"/>
    <w:tmpl w:val="ADECD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5907356">
    <w:abstractNumId w:val="19"/>
  </w:num>
  <w:num w:numId="2" w16cid:durableId="1792939503">
    <w:abstractNumId w:val="14"/>
  </w:num>
  <w:num w:numId="3" w16cid:durableId="824517746">
    <w:abstractNumId w:val="8"/>
  </w:num>
  <w:num w:numId="4" w16cid:durableId="736828108">
    <w:abstractNumId w:val="15"/>
  </w:num>
  <w:num w:numId="5" w16cid:durableId="2136947551">
    <w:abstractNumId w:val="1"/>
  </w:num>
  <w:num w:numId="6" w16cid:durableId="723404418">
    <w:abstractNumId w:val="6"/>
  </w:num>
  <w:num w:numId="7" w16cid:durableId="87434019">
    <w:abstractNumId w:val="13"/>
  </w:num>
  <w:num w:numId="8" w16cid:durableId="2117095033">
    <w:abstractNumId w:val="11"/>
  </w:num>
  <w:num w:numId="9" w16cid:durableId="1163668641">
    <w:abstractNumId w:val="0"/>
  </w:num>
  <w:num w:numId="10" w16cid:durableId="65881150">
    <w:abstractNumId w:val="9"/>
  </w:num>
  <w:num w:numId="11" w16cid:durableId="816847240">
    <w:abstractNumId w:val="4"/>
  </w:num>
  <w:num w:numId="12" w16cid:durableId="1922718737">
    <w:abstractNumId w:val="3"/>
  </w:num>
  <w:num w:numId="13" w16cid:durableId="251939029">
    <w:abstractNumId w:val="7"/>
  </w:num>
  <w:num w:numId="14" w16cid:durableId="895747901">
    <w:abstractNumId w:val="17"/>
  </w:num>
  <w:num w:numId="15" w16cid:durableId="384525265">
    <w:abstractNumId w:val="2"/>
  </w:num>
  <w:num w:numId="16" w16cid:durableId="1170949188">
    <w:abstractNumId w:val="18"/>
  </w:num>
  <w:num w:numId="17" w16cid:durableId="1399667266">
    <w:abstractNumId w:val="5"/>
  </w:num>
  <w:num w:numId="18" w16cid:durableId="180365056">
    <w:abstractNumId w:val="12"/>
  </w:num>
  <w:num w:numId="19" w16cid:durableId="1850411537">
    <w:abstractNumId w:val="16"/>
  </w:num>
  <w:num w:numId="20" w16cid:durableId="1348218734">
    <w:abstractNumId w:val="10"/>
  </w:num>
  <w:num w:numId="21" w16cid:durableId="2143035837">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e, Benjamin">
    <w15:presenceInfo w15:providerId="AD" w15:userId="S::ucfnbte@ucl.ac.uk::31b9a0dd-fe75-4f86-b261-4728b72262b5"/>
  </w15:person>
  <w15:person w15:author="Hughes, Owen">
    <w15:presenceInfo w15:providerId="AD" w15:userId="S::ucfnoph@ucl.ac.uk::f1335962-5004-458c-a3a9-14a4bf26f1db"/>
  </w15:person>
  <w15:person w15:author="Choi, Bosco">
    <w15:presenceInfo w15:providerId="AD" w15:userId="S::zcftyk0@ucl.ac.uk::13141cfd-7f27-483f-8302-232358788f1f"/>
  </w15:person>
  <w15:person w15:author="Southall, Alice">
    <w15:presenceInfo w15:providerId="AD" w15:userId="S::ucfnams@ucl.ac.uk::6f434f22-9559-48a2-91ad-82c0c689f3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11"/>
    <w:rsid w:val="00001C21"/>
    <w:rsid w:val="00015F67"/>
    <w:rsid w:val="00021686"/>
    <w:rsid w:val="00031B73"/>
    <w:rsid w:val="00032150"/>
    <w:rsid w:val="00034957"/>
    <w:rsid w:val="00035792"/>
    <w:rsid w:val="00036A0B"/>
    <w:rsid w:val="00036C4E"/>
    <w:rsid w:val="00041732"/>
    <w:rsid w:val="00045E16"/>
    <w:rsid w:val="00052C6C"/>
    <w:rsid w:val="00053B4E"/>
    <w:rsid w:val="00054468"/>
    <w:rsid w:val="00057396"/>
    <w:rsid w:val="00057B03"/>
    <w:rsid w:val="000624FF"/>
    <w:rsid w:val="00062C0A"/>
    <w:rsid w:val="000631F4"/>
    <w:rsid w:val="00063CBE"/>
    <w:rsid w:val="0006692E"/>
    <w:rsid w:val="000701EC"/>
    <w:rsid w:val="00082F7D"/>
    <w:rsid w:val="00083C70"/>
    <w:rsid w:val="000853ED"/>
    <w:rsid w:val="000A56F2"/>
    <w:rsid w:val="000A64AB"/>
    <w:rsid w:val="000B3455"/>
    <w:rsid w:val="000B6B24"/>
    <w:rsid w:val="000D066E"/>
    <w:rsid w:val="000D5C8B"/>
    <w:rsid w:val="000D6120"/>
    <w:rsid w:val="000D7D79"/>
    <w:rsid w:val="000E27E3"/>
    <w:rsid w:val="000E4ED6"/>
    <w:rsid w:val="000E6E2E"/>
    <w:rsid w:val="0011253D"/>
    <w:rsid w:val="001300DC"/>
    <w:rsid w:val="001369F9"/>
    <w:rsid w:val="00137527"/>
    <w:rsid w:val="00142206"/>
    <w:rsid w:val="001462ED"/>
    <w:rsid w:val="0014719B"/>
    <w:rsid w:val="00150DE0"/>
    <w:rsid w:val="00164D3B"/>
    <w:rsid w:val="001660E0"/>
    <w:rsid w:val="001665F1"/>
    <w:rsid w:val="00173E20"/>
    <w:rsid w:val="0017435E"/>
    <w:rsid w:val="001842D4"/>
    <w:rsid w:val="00192405"/>
    <w:rsid w:val="001961A2"/>
    <w:rsid w:val="001A1745"/>
    <w:rsid w:val="001A360D"/>
    <w:rsid w:val="001A53BC"/>
    <w:rsid w:val="001A6BEA"/>
    <w:rsid w:val="001A77BC"/>
    <w:rsid w:val="001B2A25"/>
    <w:rsid w:val="001B503A"/>
    <w:rsid w:val="001B52F2"/>
    <w:rsid w:val="001B6A19"/>
    <w:rsid w:val="001C109F"/>
    <w:rsid w:val="001C31BE"/>
    <w:rsid w:val="001C4036"/>
    <w:rsid w:val="001D31E5"/>
    <w:rsid w:val="001D66EC"/>
    <w:rsid w:val="001D728A"/>
    <w:rsid w:val="001D7DF2"/>
    <w:rsid w:val="001E0F9F"/>
    <w:rsid w:val="001F005A"/>
    <w:rsid w:val="001F374E"/>
    <w:rsid w:val="001F77E1"/>
    <w:rsid w:val="002011EC"/>
    <w:rsid w:val="00202D26"/>
    <w:rsid w:val="0020723D"/>
    <w:rsid w:val="00211B75"/>
    <w:rsid w:val="00224B6D"/>
    <w:rsid w:val="002306B0"/>
    <w:rsid w:val="00236551"/>
    <w:rsid w:val="002511C1"/>
    <w:rsid w:val="002635FF"/>
    <w:rsid w:val="00265535"/>
    <w:rsid w:val="00275F9C"/>
    <w:rsid w:val="002802C8"/>
    <w:rsid w:val="002802F6"/>
    <w:rsid w:val="0028256C"/>
    <w:rsid w:val="00282876"/>
    <w:rsid w:val="00282B60"/>
    <w:rsid w:val="002863AE"/>
    <w:rsid w:val="002972DB"/>
    <w:rsid w:val="00297B1B"/>
    <w:rsid w:val="002A607B"/>
    <w:rsid w:val="002A6A40"/>
    <w:rsid w:val="002A6D24"/>
    <w:rsid w:val="002B5A4E"/>
    <w:rsid w:val="002B6F2C"/>
    <w:rsid w:val="002B7C97"/>
    <w:rsid w:val="002C413D"/>
    <w:rsid w:val="002C7A75"/>
    <w:rsid w:val="002D03D0"/>
    <w:rsid w:val="002D2C57"/>
    <w:rsid w:val="002F2DB7"/>
    <w:rsid w:val="00305A00"/>
    <w:rsid w:val="00307D38"/>
    <w:rsid w:val="003202ED"/>
    <w:rsid w:val="0032041C"/>
    <w:rsid w:val="00327539"/>
    <w:rsid w:val="00334710"/>
    <w:rsid w:val="00345F61"/>
    <w:rsid w:val="00347B55"/>
    <w:rsid w:val="00350052"/>
    <w:rsid w:val="0036589C"/>
    <w:rsid w:val="00366BF4"/>
    <w:rsid w:val="0037038F"/>
    <w:rsid w:val="003750B2"/>
    <w:rsid w:val="00376C96"/>
    <w:rsid w:val="00392E7C"/>
    <w:rsid w:val="003A2B74"/>
    <w:rsid w:val="003A434D"/>
    <w:rsid w:val="003A5E60"/>
    <w:rsid w:val="003C3A93"/>
    <w:rsid w:val="003C55B7"/>
    <w:rsid w:val="003C7CF3"/>
    <w:rsid w:val="003D7D88"/>
    <w:rsid w:val="004174D5"/>
    <w:rsid w:val="0042630A"/>
    <w:rsid w:val="00431399"/>
    <w:rsid w:val="00432080"/>
    <w:rsid w:val="004351E7"/>
    <w:rsid w:val="0044103C"/>
    <w:rsid w:val="00446958"/>
    <w:rsid w:val="004522DB"/>
    <w:rsid w:val="0045328B"/>
    <w:rsid w:val="00464CAE"/>
    <w:rsid w:val="004724F8"/>
    <w:rsid w:val="0047425D"/>
    <w:rsid w:val="0047685C"/>
    <w:rsid w:val="00484793"/>
    <w:rsid w:val="00493D06"/>
    <w:rsid w:val="004A0BD1"/>
    <w:rsid w:val="004A4257"/>
    <w:rsid w:val="004B2E30"/>
    <w:rsid w:val="004C2E44"/>
    <w:rsid w:val="004C5261"/>
    <w:rsid w:val="004C5B01"/>
    <w:rsid w:val="004D0C3C"/>
    <w:rsid w:val="004D3586"/>
    <w:rsid w:val="004D7735"/>
    <w:rsid w:val="004D78A6"/>
    <w:rsid w:val="004D7BA4"/>
    <w:rsid w:val="004D7F5A"/>
    <w:rsid w:val="004F694B"/>
    <w:rsid w:val="004F6F3C"/>
    <w:rsid w:val="00526FBE"/>
    <w:rsid w:val="00537B2F"/>
    <w:rsid w:val="0054038C"/>
    <w:rsid w:val="005416D2"/>
    <w:rsid w:val="005422C0"/>
    <w:rsid w:val="00543C7C"/>
    <w:rsid w:val="005461A7"/>
    <w:rsid w:val="00556809"/>
    <w:rsid w:val="00557A25"/>
    <w:rsid w:val="0056135E"/>
    <w:rsid w:val="00561A8F"/>
    <w:rsid w:val="00567407"/>
    <w:rsid w:val="00570ED8"/>
    <w:rsid w:val="00571793"/>
    <w:rsid w:val="00573B3A"/>
    <w:rsid w:val="00574800"/>
    <w:rsid w:val="00577EF5"/>
    <w:rsid w:val="0058517D"/>
    <w:rsid w:val="0058607E"/>
    <w:rsid w:val="005904DB"/>
    <w:rsid w:val="005962B0"/>
    <w:rsid w:val="005B7D03"/>
    <w:rsid w:val="005C1FAD"/>
    <w:rsid w:val="005C50EE"/>
    <w:rsid w:val="005C590F"/>
    <w:rsid w:val="005C65C4"/>
    <w:rsid w:val="005D08DD"/>
    <w:rsid w:val="005D791B"/>
    <w:rsid w:val="005E6B8B"/>
    <w:rsid w:val="0061097D"/>
    <w:rsid w:val="006211A6"/>
    <w:rsid w:val="00640431"/>
    <w:rsid w:val="00643C9E"/>
    <w:rsid w:val="00644FB2"/>
    <w:rsid w:val="00646C45"/>
    <w:rsid w:val="00651199"/>
    <w:rsid w:val="00656CBF"/>
    <w:rsid w:val="0065705A"/>
    <w:rsid w:val="00657CB5"/>
    <w:rsid w:val="006602A1"/>
    <w:rsid w:val="00662064"/>
    <w:rsid w:val="00670915"/>
    <w:rsid w:val="006754E1"/>
    <w:rsid w:val="0068615E"/>
    <w:rsid w:val="00687FB1"/>
    <w:rsid w:val="006974F4"/>
    <w:rsid w:val="006A2C55"/>
    <w:rsid w:val="006B42CC"/>
    <w:rsid w:val="006B4A2F"/>
    <w:rsid w:val="006C22D3"/>
    <w:rsid w:val="006C2F5B"/>
    <w:rsid w:val="006C3DAA"/>
    <w:rsid w:val="006E1119"/>
    <w:rsid w:val="006E70D0"/>
    <w:rsid w:val="006F2D8E"/>
    <w:rsid w:val="006F3275"/>
    <w:rsid w:val="006F4B90"/>
    <w:rsid w:val="006F7BE5"/>
    <w:rsid w:val="00704F9A"/>
    <w:rsid w:val="00710345"/>
    <w:rsid w:val="00711A29"/>
    <w:rsid w:val="00713927"/>
    <w:rsid w:val="00716F71"/>
    <w:rsid w:val="007246E9"/>
    <w:rsid w:val="00727F53"/>
    <w:rsid w:val="00731DD3"/>
    <w:rsid w:val="007328F8"/>
    <w:rsid w:val="00737D1E"/>
    <w:rsid w:val="007436E4"/>
    <w:rsid w:val="00746C72"/>
    <w:rsid w:val="00749FE8"/>
    <w:rsid w:val="0075635F"/>
    <w:rsid w:val="0076038D"/>
    <w:rsid w:val="007732A2"/>
    <w:rsid w:val="00783AF7"/>
    <w:rsid w:val="007A3F2D"/>
    <w:rsid w:val="007A78B7"/>
    <w:rsid w:val="007B380B"/>
    <w:rsid w:val="007C6097"/>
    <w:rsid w:val="007D0492"/>
    <w:rsid w:val="007D68CC"/>
    <w:rsid w:val="007E4CDD"/>
    <w:rsid w:val="007F1C29"/>
    <w:rsid w:val="007F37AD"/>
    <w:rsid w:val="007F6564"/>
    <w:rsid w:val="008038FA"/>
    <w:rsid w:val="00804500"/>
    <w:rsid w:val="00814A90"/>
    <w:rsid w:val="008151B4"/>
    <w:rsid w:val="00816D5D"/>
    <w:rsid w:val="0082011F"/>
    <w:rsid w:val="0082030B"/>
    <w:rsid w:val="008218F0"/>
    <w:rsid w:val="00826153"/>
    <w:rsid w:val="0085077D"/>
    <w:rsid w:val="00851C71"/>
    <w:rsid w:val="00856A80"/>
    <w:rsid w:val="00861236"/>
    <w:rsid w:val="00874CE7"/>
    <w:rsid w:val="008949C6"/>
    <w:rsid w:val="00895E99"/>
    <w:rsid w:val="00897F5E"/>
    <w:rsid w:val="008A71EF"/>
    <w:rsid w:val="008B2EE0"/>
    <w:rsid w:val="008B7BC0"/>
    <w:rsid w:val="008C0F13"/>
    <w:rsid w:val="008C6E2E"/>
    <w:rsid w:val="008C7390"/>
    <w:rsid w:val="008E3564"/>
    <w:rsid w:val="008E469D"/>
    <w:rsid w:val="008F240B"/>
    <w:rsid w:val="00901675"/>
    <w:rsid w:val="00902CAC"/>
    <w:rsid w:val="00914904"/>
    <w:rsid w:val="00925811"/>
    <w:rsid w:val="00935242"/>
    <w:rsid w:val="009463F3"/>
    <w:rsid w:val="0095023D"/>
    <w:rsid w:val="009564A4"/>
    <w:rsid w:val="009566E5"/>
    <w:rsid w:val="00957E6F"/>
    <w:rsid w:val="00960C6B"/>
    <w:rsid w:val="00960DF4"/>
    <w:rsid w:val="00961BC2"/>
    <w:rsid w:val="009626AC"/>
    <w:rsid w:val="009647FF"/>
    <w:rsid w:val="00966910"/>
    <w:rsid w:val="009728A4"/>
    <w:rsid w:val="00973AE3"/>
    <w:rsid w:val="009763DA"/>
    <w:rsid w:val="00977DEA"/>
    <w:rsid w:val="0099139B"/>
    <w:rsid w:val="00991804"/>
    <w:rsid w:val="00992F93"/>
    <w:rsid w:val="009943A7"/>
    <w:rsid w:val="00994B89"/>
    <w:rsid w:val="009964AC"/>
    <w:rsid w:val="00996536"/>
    <w:rsid w:val="009A0C53"/>
    <w:rsid w:val="009C0BD8"/>
    <w:rsid w:val="009C182C"/>
    <w:rsid w:val="009D2B1E"/>
    <w:rsid w:val="009D5B0E"/>
    <w:rsid w:val="009E1A2E"/>
    <w:rsid w:val="009E59B2"/>
    <w:rsid w:val="009E6A73"/>
    <w:rsid w:val="009F2AF3"/>
    <w:rsid w:val="009F6410"/>
    <w:rsid w:val="00A03F14"/>
    <w:rsid w:val="00A10E6A"/>
    <w:rsid w:val="00A11F18"/>
    <w:rsid w:val="00A21D11"/>
    <w:rsid w:val="00A2371B"/>
    <w:rsid w:val="00A25353"/>
    <w:rsid w:val="00A342BB"/>
    <w:rsid w:val="00A40D3A"/>
    <w:rsid w:val="00A41508"/>
    <w:rsid w:val="00A46D05"/>
    <w:rsid w:val="00A5034D"/>
    <w:rsid w:val="00A50BB2"/>
    <w:rsid w:val="00A51059"/>
    <w:rsid w:val="00A57283"/>
    <w:rsid w:val="00A62BAA"/>
    <w:rsid w:val="00A70FFA"/>
    <w:rsid w:val="00A716B4"/>
    <w:rsid w:val="00A7306D"/>
    <w:rsid w:val="00AA5BBF"/>
    <w:rsid w:val="00AC343F"/>
    <w:rsid w:val="00AC4709"/>
    <w:rsid w:val="00AC5ADB"/>
    <w:rsid w:val="00AD0E2E"/>
    <w:rsid w:val="00AE20C7"/>
    <w:rsid w:val="00AE2AC2"/>
    <w:rsid w:val="00AE2F20"/>
    <w:rsid w:val="00AE4406"/>
    <w:rsid w:val="00AF06FE"/>
    <w:rsid w:val="00AF366F"/>
    <w:rsid w:val="00AF5A5F"/>
    <w:rsid w:val="00B21C4E"/>
    <w:rsid w:val="00B26DE4"/>
    <w:rsid w:val="00B30251"/>
    <w:rsid w:val="00B458F4"/>
    <w:rsid w:val="00B573ED"/>
    <w:rsid w:val="00B66ABF"/>
    <w:rsid w:val="00B907CD"/>
    <w:rsid w:val="00B93DBA"/>
    <w:rsid w:val="00B95C70"/>
    <w:rsid w:val="00B95F95"/>
    <w:rsid w:val="00B97AA8"/>
    <w:rsid w:val="00BB0C27"/>
    <w:rsid w:val="00BC07B6"/>
    <w:rsid w:val="00BC2CB8"/>
    <w:rsid w:val="00BD1791"/>
    <w:rsid w:val="00BD43D3"/>
    <w:rsid w:val="00BE125E"/>
    <w:rsid w:val="00BE19DA"/>
    <w:rsid w:val="00BE1A07"/>
    <w:rsid w:val="00BE1D82"/>
    <w:rsid w:val="00BE51D8"/>
    <w:rsid w:val="00BE5ED6"/>
    <w:rsid w:val="00BF5B36"/>
    <w:rsid w:val="00C13FD8"/>
    <w:rsid w:val="00C14BB5"/>
    <w:rsid w:val="00C14E22"/>
    <w:rsid w:val="00C2588E"/>
    <w:rsid w:val="00C34AAA"/>
    <w:rsid w:val="00C401AF"/>
    <w:rsid w:val="00C42E07"/>
    <w:rsid w:val="00C4653E"/>
    <w:rsid w:val="00C468C2"/>
    <w:rsid w:val="00C47B9D"/>
    <w:rsid w:val="00C51D0C"/>
    <w:rsid w:val="00C5661B"/>
    <w:rsid w:val="00C62900"/>
    <w:rsid w:val="00C748D7"/>
    <w:rsid w:val="00C77F11"/>
    <w:rsid w:val="00CA2B96"/>
    <w:rsid w:val="00CA366F"/>
    <w:rsid w:val="00CA401B"/>
    <w:rsid w:val="00CA4E14"/>
    <w:rsid w:val="00CA6444"/>
    <w:rsid w:val="00CB3C97"/>
    <w:rsid w:val="00CB4EC0"/>
    <w:rsid w:val="00CB76D7"/>
    <w:rsid w:val="00CC0216"/>
    <w:rsid w:val="00CD115E"/>
    <w:rsid w:val="00CE10C5"/>
    <w:rsid w:val="00CE4260"/>
    <w:rsid w:val="00CF0CDB"/>
    <w:rsid w:val="00CF1228"/>
    <w:rsid w:val="00CF160F"/>
    <w:rsid w:val="00CF7BB6"/>
    <w:rsid w:val="00CF7EC2"/>
    <w:rsid w:val="00D070D4"/>
    <w:rsid w:val="00D0D52E"/>
    <w:rsid w:val="00D10CC4"/>
    <w:rsid w:val="00D16866"/>
    <w:rsid w:val="00D33395"/>
    <w:rsid w:val="00D33BF3"/>
    <w:rsid w:val="00D4102D"/>
    <w:rsid w:val="00D414A1"/>
    <w:rsid w:val="00D41D74"/>
    <w:rsid w:val="00D4363D"/>
    <w:rsid w:val="00D4528D"/>
    <w:rsid w:val="00D4604F"/>
    <w:rsid w:val="00D513C0"/>
    <w:rsid w:val="00D54C3E"/>
    <w:rsid w:val="00D647B6"/>
    <w:rsid w:val="00D70B3E"/>
    <w:rsid w:val="00D71533"/>
    <w:rsid w:val="00D84D7C"/>
    <w:rsid w:val="00D94699"/>
    <w:rsid w:val="00D9698C"/>
    <w:rsid w:val="00DA087D"/>
    <w:rsid w:val="00DA2EC1"/>
    <w:rsid w:val="00DA4069"/>
    <w:rsid w:val="00DA4519"/>
    <w:rsid w:val="00DB17FA"/>
    <w:rsid w:val="00DB3F36"/>
    <w:rsid w:val="00DD0BE3"/>
    <w:rsid w:val="00DD11CF"/>
    <w:rsid w:val="00DD6D45"/>
    <w:rsid w:val="00DD6EA3"/>
    <w:rsid w:val="00DE0818"/>
    <w:rsid w:val="00DE3F64"/>
    <w:rsid w:val="00DF06FC"/>
    <w:rsid w:val="00E04DBB"/>
    <w:rsid w:val="00E06F86"/>
    <w:rsid w:val="00E2EF97"/>
    <w:rsid w:val="00E40012"/>
    <w:rsid w:val="00E4218A"/>
    <w:rsid w:val="00E54EBF"/>
    <w:rsid w:val="00E62138"/>
    <w:rsid w:val="00E62E2F"/>
    <w:rsid w:val="00E6513D"/>
    <w:rsid w:val="00E667A4"/>
    <w:rsid w:val="00E718C4"/>
    <w:rsid w:val="00E84243"/>
    <w:rsid w:val="00E85796"/>
    <w:rsid w:val="00E94FF6"/>
    <w:rsid w:val="00EA27F4"/>
    <w:rsid w:val="00EB7EA7"/>
    <w:rsid w:val="00EC51E0"/>
    <w:rsid w:val="00ED28DD"/>
    <w:rsid w:val="00ED5CF6"/>
    <w:rsid w:val="00EE16A6"/>
    <w:rsid w:val="00EF16B8"/>
    <w:rsid w:val="00EF3AB8"/>
    <w:rsid w:val="00F01A18"/>
    <w:rsid w:val="00F048F1"/>
    <w:rsid w:val="00F05D47"/>
    <w:rsid w:val="00F169E1"/>
    <w:rsid w:val="00F2537E"/>
    <w:rsid w:val="00F46456"/>
    <w:rsid w:val="00F512AD"/>
    <w:rsid w:val="00F516D0"/>
    <w:rsid w:val="00F55C7E"/>
    <w:rsid w:val="00F5722E"/>
    <w:rsid w:val="00F619FB"/>
    <w:rsid w:val="00F64B2B"/>
    <w:rsid w:val="00F73E5C"/>
    <w:rsid w:val="00F77C5C"/>
    <w:rsid w:val="00F80642"/>
    <w:rsid w:val="00F876CC"/>
    <w:rsid w:val="00F938E9"/>
    <w:rsid w:val="00FA28C5"/>
    <w:rsid w:val="00FA3618"/>
    <w:rsid w:val="00FB5207"/>
    <w:rsid w:val="00FB54BF"/>
    <w:rsid w:val="00FC0613"/>
    <w:rsid w:val="00FC1A2D"/>
    <w:rsid w:val="00FC598F"/>
    <w:rsid w:val="00FE36C4"/>
    <w:rsid w:val="00FE6DDA"/>
    <w:rsid w:val="00FE736C"/>
    <w:rsid w:val="00FF3FB5"/>
    <w:rsid w:val="00FF590A"/>
    <w:rsid w:val="00FF5917"/>
    <w:rsid w:val="01099B41"/>
    <w:rsid w:val="01CA2875"/>
    <w:rsid w:val="0220C16C"/>
    <w:rsid w:val="02604249"/>
    <w:rsid w:val="02B3E80E"/>
    <w:rsid w:val="02D7B694"/>
    <w:rsid w:val="02E64CE0"/>
    <w:rsid w:val="031AB9DB"/>
    <w:rsid w:val="039F33DA"/>
    <w:rsid w:val="03BA46EF"/>
    <w:rsid w:val="03BB2FE0"/>
    <w:rsid w:val="04505AC6"/>
    <w:rsid w:val="04764DBB"/>
    <w:rsid w:val="047BCC17"/>
    <w:rsid w:val="04D0DBB2"/>
    <w:rsid w:val="04E1BE54"/>
    <w:rsid w:val="04F66E31"/>
    <w:rsid w:val="058B29D7"/>
    <w:rsid w:val="05B48A1D"/>
    <w:rsid w:val="05BCD89C"/>
    <w:rsid w:val="0610C0F3"/>
    <w:rsid w:val="0619003C"/>
    <w:rsid w:val="066841BF"/>
    <w:rsid w:val="06BF3FFD"/>
    <w:rsid w:val="06C63973"/>
    <w:rsid w:val="08309BFB"/>
    <w:rsid w:val="0846B11A"/>
    <w:rsid w:val="0851584D"/>
    <w:rsid w:val="0879A46A"/>
    <w:rsid w:val="0885571E"/>
    <w:rsid w:val="08BA57F4"/>
    <w:rsid w:val="08C1A2FE"/>
    <w:rsid w:val="0914CDC3"/>
    <w:rsid w:val="0952FF4E"/>
    <w:rsid w:val="09934B89"/>
    <w:rsid w:val="0A21C5E1"/>
    <w:rsid w:val="0A2312FA"/>
    <w:rsid w:val="0ABE921A"/>
    <w:rsid w:val="0AE1A011"/>
    <w:rsid w:val="0B406B0B"/>
    <w:rsid w:val="0BAA03B0"/>
    <w:rsid w:val="0BBE4C8C"/>
    <w:rsid w:val="0BE37312"/>
    <w:rsid w:val="0BEC5951"/>
    <w:rsid w:val="0C1F32C4"/>
    <w:rsid w:val="0C68C01F"/>
    <w:rsid w:val="0D1FD7EB"/>
    <w:rsid w:val="0D326356"/>
    <w:rsid w:val="0D39161A"/>
    <w:rsid w:val="0D71F54B"/>
    <w:rsid w:val="0D841F78"/>
    <w:rsid w:val="0DA41CFD"/>
    <w:rsid w:val="0DDD1634"/>
    <w:rsid w:val="0DDEA10F"/>
    <w:rsid w:val="0E2EC85A"/>
    <w:rsid w:val="0E48D19B"/>
    <w:rsid w:val="0E5D42F3"/>
    <w:rsid w:val="0E6C5682"/>
    <w:rsid w:val="0EFB8A43"/>
    <w:rsid w:val="0F7C2FB3"/>
    <w:rsid w:val="0FB0FE3D"/>
    <w:rsid w:val="0FF58ACA"/>
    <w:rsid w:val="1036F14A"/>
    <w:rsid w:val="10751245"/>
    <w:rsid w:val="10FA1BC4"/>
    <w:rsid w:val="110ADDEE"/>
    <w:rsid w:val="110FCDAA"/>
    <w:rsid w:val="1129C98C"/>
    <w:rsid w:val="116CDC71"/>
    <w:rsid w:val="11DFFC37"/>
    <w:rsid w:val="11E7BC45"/>
    <w:rsid w:val="126350EE"/>
    <w:rsid w:val="12A7D4B5"/>
    <w:rsid w:val="12B560BF"/>
    <w:rsid w:val="12DA4D38"/>
    <w:rsid w:val="12E72AFC"/>
    <w:rsid w:val="1321DD2D"/>
    <w:rsid w:val="13C595EA"/>
    <w:rsid w:val="13DEF7B6"/>
    <w:rsid w:val="13EE521A"/>
    <w:rsid w:val="13EE9EB2"/>
    <w:rsid w:val="150A9413"/>
    <w:rsid w:val="1524DF40"/>
    <w:rsid w:val="1561B7E1"/>
    <w:rsid w:val="15D4EECF"/>
    <w:rsid w:val="16099728"/>
    <w:rsid w:val="1609B2D4"/>
    <w:rsid w:val="16168C2D"/>
    <w:rsid w:val="1630F9CF"/>
    <w:rsid w:val="1631B126"/>
    <w:rsid w:val="164FABEB"/>
    <w:rsid w:val="16989542"/>
    <w:rsid w:val="170DC839"/>
    <w:rsid w:val="17B51D47"/>
    <w:rsid w:val="17FF54B6"/>
    <w:rsid w:val="181EC355"/>
    <w:rsid w:val="1855D30F"/>
    <w:rsid w:val="18B7874E"/>
    <w:rsid w:val="18FE5F0F"/>
    <w:rsid w:val="194FD5D5"/>
    <w:rsid w:val="19517C50"/>
    <w:rsid w:val="19D7E664"/>
    <w:rsid w:val="1A49A8DC"/>
    <w:rsid w:val="1AFD0C3A"/>
    <w:rsid w:val="1B1E9848"/>
    <w:rsid w:val="1BB17F59"/>
    <w:rsid w:val="1C556096"/>
    <w:rsid w:val="1C6D83DA"/>
    <w:rsid w:val="1C839489"/>
    <w:rsid w:val="1C856D94"/>
    <w:rsid w:val="1CA5B5B4"/>
    <w:rsid w:val="1CAA96FA"/>
    <w:rsid w:val="1CC2EF89"/>
    <w:rsid w:val="1D208B08"/>
    <w:rsid w:val="1D4F8B9A"/>
    <w:rsid w:val="1DE36DC8"/>
    <w:rsid w:val="1E0DE4BF"/>
    <w:rsid w:val="1E75CD36"/>
    <w:rsid w:val="1ED1A6D6"/>
    <w:rsid w:val="1ED9F307"/>
    <w:rsid w:val="1F0EC0CA"/>
    <w:rsid w:val="1FA2C242"/>
    <w:rsid w:val="1FB72F11"/>
    <w:rsid w:val="200DDD7F"/>
    <w:rsid w:val="20720E36"/>
    <w:rsid w:val="20CED327"/>
    <w:rsid w:val="20EFA0E5"/>
    <w:rsid w:val="21CA40EC"/>
    <w:rsid w:val="21EB54AA"/>
    <w:rsid w:val="21FEEA0B"/>
    <w:rsid w:val="22131D6C"/>
    <w:rsid w:val="2223E184"/>
    <w:rsid w:val="224DC0E3"/>
    <w:rsid w:val="22F2E17F"/>
    <w:rsid w:val="2306281F"/>
    <w:rsid w:val="230D4593"/>
    <w:rsid w:val="231ECEED"/>
    <w:rsid w:val="233B3F37"/>
    <w:rsid w:val="2349AE36"/>
    <w:rsid w:val="23B0C6E7"/>
    <w:rsid w:val="23C333FC"/>
    <w:rsid w:val="23FF5957"/>
    <w:rsid w:val="240988E5"/>
    <w:rsid w:val="243F89C9"/>
    <w:rsid w:val="249A6601"/>
    <w:rsid w:val="250E6212"/>
    <w:rsid w:val="251D768C"/>
    <w:rsid w:val="253EA52F"/>
    <w:rsid w:val="255434C3"/>
    <w:rsid w:val="2560C80B"/>
    <w:rsid w:val="257630FF"/>
    <w:rsid w:val="25EBE43C"/>
    <w:rsid w:val="26FEBC1B"/>
    <w:rsid w:val="2708C390"/>
    <w:rsid w:val="27473B94"/>
    <w:rsid w:val="2763C61B"/>
    <w:rsid w:val="277C64C6"/>
    <w:rsid w:val="2798B77E"/>
    <w:rsid w:val="28250F12"/>
    <w:rsid w:val="2837D5BF"/>
    <w:rsid w:val="2866A0CD"/>
    <w:rsid w:val="28863966"/>
    <w:rsid w:val="288A09C6"/>
    <w:rsid w:val="28C6CE97"/>
    <w:rsid w:val="291632EA"/>
    <w:rsid w:val="2991DC37"/>
    <w:rsid w:val="29DA0639"/>
    <w:rsid w:val="2A3F8F1A"/>
    <w:rsid w:val="2A6A6187"/>
    <w:rsid w:val="2AEB40FB"/>
    <w:rsid w:val="2B44713D"/>
    <w:rsid w:val="2B96ACDA"/>
    <w:rsid w:val="2BA89E24"/>
    <w:rsid w:val="2C47C490"/>
    <w:rsid w:val="2CC7C728"/>
    <w:rsid w:val="2D393713"/>
    <w:rsid w:val="2D747FBB"/>
    <w:rsid w:val="2DD1A235"/>
    <w:rsid w:val="2E0DBFA3"/>
    <w:rsid w:val="2E7250BB"/>
    <w:rsid w:val="2EB0BF0C"/>
    <w:rsid w:val="2F759F76"/>
    <w:rsid w:val="2F7F17BB"/>
    <w:rsid w:val="2F9E30F0"/>
    <w:rsid w:val="2FADFC7E"/>
    <w:rsid w:val="2FB1307D"/>
    <w:rsid w:val="2FC4FF1B"/>
    <w:rsid w:val="2FEF95C7"/>
    <w:rsid w:val="2FF4236B"/>
    <w:rsid w:val="2FFEAE4A"/>
    <w:rsid w:val="3006494D"/>
    <w:rsid w:val="302654D7"/>
    <w:rsid w:val="30AFF2E4"/>
    <w:rsid w:val="30BE26EE"/>
    <w:rsid w:val="311D6A05"/>
    <w:rsid w:val="31358A55"/>
    <w:rsid w:val="31C2F0C1"/>
    <w:rsid w:val="3249D012"/>
    <w:rsid w:val="328EDB7A"/>
    <w:rsid w:val="32D00BD5"/>
    <w:rsid w:val="32DFE677"/>
    <w:rsid w:val="332EF430"/>
    <w:rsid w:val="3346F103"/>
    <w:rsid w:val="3370E315"/>
    <w:rsid w:val="33C0F412"/>
    <w:rsid w:val="33C591D9"/>
    <w:rsid w:val="3401C6AD"/>
    <w:rsid w:val="34E357A2"/>
    <w:rsid w:val="35343AC8"/>
    <w:rsid w:val="359A098C"/>
    <w:rsid w:val="368FB4A4"/>
    <w:rsid w:val="36934A14"/>
    <w:rsid w:val="372AAF39"/>
    <w:rsid w:val="374846F3"/>
    <w:rsid w:val="37AF979D"/>
    <w:rsid w:val="37EB1EF1"/>
    <w:rsid w:val="381788E0"/>
    <w:rsid w:val="3879ABD5"/>
    <w:rsid w:val="38852004"/>
    <w:rsid w:val="38A3B5CE"/>
    <w:rsid w:val="3981F404"/>
    <w:rsid w:val="39D2401C"/>
    <w:rsid w:val="39E4AB93"/>
    <w:rsid w:val="39FCCEAD"/>
    <w:rsid w:val="39FEC32A"/>
    <w:rsid w:val="3A0C98EC"/>
    <w:rsid w:val="3A2AE2F0"/>
    <w:rsid w:val="3A492183"/>
    <w:rsid w:val="3A66CA9A"/>
    <w:rsid w:val="3A7C1E85"/>
    <w:rsid w:val="3A9F80EB"/>
    <w:rsid w:val="3AC68623"/>
    <w:rsid w:val="3ACB21AD"/>
    <w:rsid w:val="3B0B4D5B"/>
    <w:rsid w:val="3B406627"/>
    <w:rsid w:val="3BAB324B"/>
    <w:rsid w:val="3BADF448"/>
    <w:rsid w:val="3BC0C5A6"/>
    <w:rsid w:val="3BD5CEB7"/>
    <w:rsid w:val="3C02526E"/>
    <w:rsid w:val="3CCB7446"/>
    <w:rsid w:val="3CDB1A80"/>
    <w:rsid w:val="3D526F01"/>
    <w:rsid w:val="3D897EDB"/>
    <w:rsid w:val="3D9ADC46"/>
    <w:rsid w:val="3D9E360C"/>
    <w:rsid w:val="3F0F05DD"/>
    <w:rsid w:val="3F202364"/>
    <w:rsid w:val="3F590AEF"/>
    <w:rsid w:val="3FBF506E"/>
    <w:rsid w:val="3FFF9B6B"/>
    <w:rsid w:val="40174E8A"/>
    <w:rsid w:val="40810F6A"/>
    <w:rsid w:val="417BE956"/>
    <w:rsid w:val="41A5BBE7"/>
    <w:rsid w:val="41C2E759"/>
    <w:rsid w:val="41F3CB09"/>
    <w:rsid w:val="421D75FE"/>
    <w:rsid w:val="423BFF5F"/>
    <w:rsid w:val="425B1742"/>
    <w:rsid w:val="42795916"/>
    <w:rsid w:val="42C4E957"/>
    <w:rsid w:val="42CA0799"/>
    <w:rsid w:val="42ECF822"/>
    <w:rsid w:val="433C7389"/>
    <w:rsid w:val="43F15E5D"/>
    <w:rsid w:val="441DCE0F"/>
    <w:rsid w:val="444C4E02"/>
    <w:rsid w:val="44618E42"/>
    <w:rsid w:val="4568CBF3"/>
    <w:rsid w:val="4582EF2D"/>
    <w:rsid w:val="45BCEF12"/>
    <w:rsid w:val="4603C40F"/>
    <w:rsid w:val="4625AA17"/>
    <w:rsid w:val="46365D1F"/>
    <w:rsid w:val="46BE87C7"/>
    <w:rsid w:val="46FB61D7"/>
    <w:rsid w:val="47514995"/>
    <w:rsid w:val="4761051F"/>
    <w:rsid w:val="476C3C3A"/>
    <w:rsid w:val="47832FC0"/>
    <w:rsid w:val="47A4010B"/>
    <w:rsid w:val="4808766B"/>
    <w:rsid w:val="485C45A9"/>
    <w:rsid w:val="48DBE941"/>
    <w:rsid w:val="48E992B3"/>
    <w:rsid w:val="48F6EF4B"/>
    <w:rsid w:val="490AD420"/>
    <w:rsid w:val="49E50F5E"/>
    <w:rsid w:val="49F3D691"/>
    <w:rsid w:val="49FDB62F"/>
    <w:rsid w:val="4A51EC61"/>
    <w:rsid w:val="4A852DB3"/>
    <w:rsid w:val="4ABAD8FA"/>
    <w:rsid w:val="4B1C49F2"/>
    <w:rsid w:val="4B218DE9"/>
    <w:rsid w:val="4B4F76F5"/>
    <w:rsid w:val="4B86B095"/>
    <w:rsid w:val="4BC85AA4"/>
    <w:rsid w:val="4C6CC293"/>
    <w:rsid w:val="4C7EE04C"/>
    <w:rsid w:val="4CF1ACB5"/>
    <w:rsid w:val="4CF6952A"/>
    <w:rsid w:val="4D3AFD6F"/>
    <w:rsid w:val="4DD9E49D"/>
    <w:rsid w:val="4E0FE6EB"/>
    <w:rsid w:val="4E74CEA3"/>
    <w:rsid w:val="4E823843"/>
    <w:rsid w:val="4ED9C037"/>
    <w:rsid w:val="4F8E0C01"/>
    <w:rsid w:val="4FC35327"/>
    <w:rsid w:val="50011E23"/>
    <w:rsid w:val="506F9539"/>
    <w:rsid w:val="5070F850"/>
    <w:rsid w:val="50D48D16"/>
    <w:rsid w:val="5173A07D"/>
    <w:rsid w:val="517C025B"/>
    <w:rsid w:val="5196AB4E"/>
    <w:rsid w:val="51C34B6A"/>
    <w:rsid w:val="51FDE399"/>
    <w:rsid w:val="52472482"/>
    <w:rsid w:val="537904C6"/>
    <w:rsid w:val="53990CB6"/>
    <w:rsid w:val="53C4BC25"/>
    <w:rsid w:val="5418E92A"/>
    <w:rsid w:val="542D7DE4"/>
    <w:rsid w:val="54BFD81E"/>
    <w:rsid w:val="54D20D5B"/>
    <w:rsid w:val="551AC16A"/>
    <w:rsid w:val="5578CD65"/>
    <w:rsid w:val="557CB1E6"/>
    <w:rsid w:val="559E7BE7"/>
    <w:rsid w:val="55EAEC3B"/>
    <w:rsid w:val="5614127B"/>
    <w:rsid w:val="562C4B73"/>
    <w:rsid w:val="56C87141"/>
    <w:rsid w:val="571195CA"/>
    <w:rsid w:val="5754525F"/>
    <w:rsid w:val="5761D709"/>
    <w:rsid w:val="57B4EEF2"/>
    <w:rsid w:val="57BDA9EF"/>
    <w:rsid w:val="580BC8C5"/>
    <w:rsid w:val="582DD1E6"/>
    <w:rsid w:val="58439327"/>
    <w:rsid w:val="585E9500"/>
    <w:rsid w:val="58EA0D6B"/>
    <w:rsid w:val="58F75C67"/>
    <w:rsid w:val="590CC93D"/>
    <w:rsid w:val="5931CE2A"/>
    <w:rsid w:val="59586DA6"/>
    <w:rsid w:val="59C97016"/>
    <w:rsid w:val="5A22CBBF"/>
    <w:rsid w:val="5A42333E"/>
    <w:rsid w:val="5A5FB029"/>
    <w:rsid w:val="5A69D198"/>
    <w:rsid w:val="5A9AE2C5"/>
    <w:rsid w:val="5A9DFBB2"/>
    <w:rsid w:val="5AC34E83"/>
    <w:rsid w:val="5AD71A57"/>
    <w:rsid w:val="5B039D91"/>
    <w:rsid w:val="5B0AD45D"/>
    <w:rsid w:val="5B6C2EE1"/>
    <w:rsid w:val="5B846D3D"/>
    <w:rsid w:val="5B9EA9AD"/>
    <w:rsid w:val="5BE9FB50"/>
    <w:rsid w:val="5C57D44A"/>
    <w:rsid w:val="5C6482D1"/>
    <w:rsid w:val="5CAAD5BD"/>
    <w:rsid w:val="5CCF8F60"/>
    <w:rsid w:val="5CDE176B"/>
    <w:rsid w:val="5D5A0A58"/>
    <w:rsid w:val="5D7D865F"/>
    <w:rsid w:val="5E014475"/>
    <w:rsid w:val="5E97F8E3"/>
    <w:rsid w:val="5EDC6594"/>
    <w:rsid w:val="601FC984"/>
    <w:rsid w:val="6078F568"/>
    <w:rsid w:val="60B46815"/>
    <w:rsid w:val="60C8CB7D"/>
    <w:rsid w:val="60D59A9F"/>
    <w:rsid w:val="60EC0ABA"/>
    <w:rsid w:val="61803304"/>
    <w:rsid w:val="61D46772"/>
    <w:rsid w:val="61F03C82"/>
    <w:rsid w:val="620FCB36"/>
    <w:rsid w:val="621DD690"/>
    <w:rsid w:val="6225279F"/>
    <w:rsid w:val="62A0A1D3"/>
    <w:rsid w:val="63AB9438"/>
    <w:rsid w:val="63E0395A"/>
    <w:rsid w:val="64339A8C"/>
    <w:rsid w:val="64A56A29"/>
    <w:rsid w:val="64B8C670"/>
    <w:rsid w:val="64D134E6"/>
    <w:rsid w:val="651A6C3C"/>
    <w:rsid w:val="653039DA"/>
    <w:rsid w:val="65D5E9E6"/>
    <w:rsid w:val="66960A32"/>
    <w:rsid w:val="678FD769"/>
    <w:rsid w:val="68134829"/>
    <w:rsid w:val="685378C3"/>
    <w:rsid w:val="689FF3B3"/>
    <w:rsid w:val="68B6989D"/>
    <w:rsid w:val="68C659E2"/>
    <w:rsid w:val="692587D8"/>
    <w:rsid w:val="693DCDDF"/>
    <w:rsid w:val="69620972"/>
    <w:rsid w:val="69A85C40"/>
    <w:rsid w:val="69C57CAC"/>
    <w:rsid w:val="6A38A3B8"/>
    <w:rsid w:val="6A77AD0F"/>
    <w:rsid w:val="6AE118D9"/>
    <w:rsid w:val="6B37F146"/>
    <w:rsid w:val="6C138A28"/>
    <w:rsid w:val="6C1F0A15"/>
    <w:rsid w:val="6C32A772"/>
    <w:rsid w:val="6C535FD2"/>
    <w:rsid w:val="6C6A5028"/>
    <w:rsid w:val="6D298665"/>
    <w:rsid w:val="6D9D7BC6"/>
    <w:rsid w:val="6DBDE82A"/>
    <w:rsid w:val="6E12A6D5"/>
    <w:rsid w:val="6E32CA6A"/>
    <w:rsid w:val="6E9A29F9"/>
    <w:rsid w:val="6ECF7730"/>
    <w:rsid w:val="6F6E1FD8"/>
    <w:rsid w:val="6F7891D0"/>
    <w:rsid w:val="6FAA80D9"/>
    <w:rsid w:val="701327DE"/>
    <w:rsid w:val="701D8181"/>
    <w:rsid w:val="705BDD67"/>
    <w:rsid w:val="706332DE"/>
    <w:rsid w:val="70B5D7C9"/>
    <w:rsid w:val="7132D609"/>
    <w:rsid w:val="719CDB07"/>
    <w:rsid w:val="71F1CD6E"/>
    <w:rsid w:val="724E32C5"/>
    <w:rsid w:val="7280E7EA"/>
    <w:rsid w:val="733BCE93"/>
    <w:rsid w:val="7355E55C"/>
    <w:rsid w:val="73969890"/>
    <w:rsid w:val="741A6713"/>
    <w:rsid w:val="7430B4EB"/>
    <w:rsid w:val="74D040CC"/>
    <w:rsid w:val="750E366B"/>
    <w:rsid w:val="75347202"/>
    <w:rsid w:val="759D2009"/>
    <w:rsid w:val="75A8D29F"/>
    <w:rsid w:val="75AA949B"/>
    <w:rsid w:val="765B142A"/>
    <w:rsid w:val="765FC33C"/>
    <w:rsid w:val="7696B94B"/>
    <w:rsid w:val="76AEBFEB"/>
    <w:rsid w:val="76D566C2"/>
    <w:rsid w:val="770C8505"/>
    <w:rsid w:val="7710E7C8"/>
    <w:rsid w:val="7734BB75"/>
    <w:rsid w:val="773C61C7"/>
    <w:rsid w:val="77532322"/>
    <w:rsid w:val="77AB8B78"/>
    <w:rsid w:val="77B87F26"/>
    <w:rsid w:val="7804B77F"/>
    <w:rsid w:val="78952DE5"/>
    <w:rsid w:val="789C875D"/>
    <w:rsid w:val="78DF72C5"/>
    <w:rsid w:val="78EF850D"/>
    <w:rsid w:val="7917A189"/>
    <w:rsid w:val="7922F203"/>
    <w:rsid w:val="79E904F1"/>
    <w:rsid w:val="7A15DC88"/>
    <w:rsid w:val="7A340B4C"/>
    <w:rsid w:val="7A403C15"/>
    <w:rsid w:val="7A4800B1"/>
    <w:rsid w:val="7A664A17"/>
    <w:rsid w:val="7A72BA09"/>
    <w:rsid w:val="7A8A1D89"/>
    <w:rsid w:val="7AB57936"/>
    <w:rsid w:val="7AD38687"/>
    <w:rsid w:val="7AEF3460"/>
    <w:rsid w:val="7B1D4ED0"/>
    <w:rsid w:val="7B4CCB0F"/>
    <w:rsid w:val="7BDB5545"/>
    <w:rsid w:val="7C02277E"/>
    <w:rsid w:val="7C240F11"/>
    <w:rsid w:val="7C249036"/>
    <w:rsid w:val="7CB277D8"/>
    <w:rsid w:val="7CCA0732"/>
    <w:rsid w:val="7D0D4B72"/>
    <w:rsid w:val="7D1130B7"/>
    <w:rsid w:val="7D2F63DF"/>
    <w:rsid w:val="7D41B53C"/>
    <w:rsid w:val="7D4BF71D"/>
    <w:rsid w:val="7D4E0A1B"/>
    <w:rsid w:val="7D80B7F6"/>
    <w:rsid w:val="7DBA10C6"/>
    <w:rsid w:val="7DCA83FD"/>
    <w:rsid w:val="7E187965"/>
    <w:rsid w:val="7E36AD58"/>
    <w:rsid w:val="7E5BAF75"/>
    <w:rsid w:val="7E66CE8B"/>
    <w:rsid w:val="7E6B3411"/>
    <w:rsid w:val="7F4640D4"/>
    <w:rsid w:val="7F7D41B7"/>
    <w:rsid w:val="7FC72599"/>
    <w:rsid w:val="7FC74C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E3B7"/>
  <w15:chartTrackingRefBased/>
  <w15:docId w15:val="{479671E2-3B27-44CD-86BC-29D8D594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D11"/>
    <w:rPr>
      <w:rFonts w:eastAsiaTheme="majorEastAsia" w:cstheme="majorBidi"/>
      <w:color w:val="272727" w:themeColor="text1" w:themeTint="D8"/>
    </w:rPr>
  </w:style>
  <w:style w:type="paragraph" w:styleId="Title">
    <w:name w:val="Title"/>
    <w:basedOn w:val="Normal"/>
    <w:next w:val="Normal"/>
    <w:link w:val="TitleChar"/>
    <w:uiPriority w:val="10"/>
    <w:qFormat/>
    <w:rsid w:val="00A2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D11"/>
    <w:pPr>
      <w:spacing w:before="160"/>
      <w:jc w:val="center"/>
    </w:pPr>
    <w:rPr>
      <w:i/>
      <w:iCs/>
      <w:color w:val="404040" w:themeColor="text1" w:themeTint="BF"/>
    </w:rPr>
  </w:style>
  <w:style w:type="character" w:customStyle="1" w:styleId="QuoteChar">
    <w:name w:val="Quote Char"/>
    <w:basedOn w:val="DefaultParagraphFont"/>
    <w:link w:val="Quote"/>
    <w:uiPriority w:val="29"/>
    <w:rsid w:val="00A21D11"/>
    <w:rPr>
      <w:i/>
      <w:iCs/>
      <w:color w:val="404040" w:themeColor="text1" w:themeTint="BF"/>
    </w:rPr>
  </w:style>
  <w:style w:type="paragraph" w:styleId="ListParagraph">
    <w:name w:val="List Paragraph"/>
    <w:basedOn w:val="Normal"/>
    <w:uiPriority w:val="34"/>
    <w:qFormat/>
    <w:rsid w:val="00A21D11"/>
    <w:pPr>
      <w:ind w:left="720"/>
      <w:contextualSpacing/>
    </w:pPr>
  </w:style>
  <w:style w:type="character" w:styleId="IntenseEmphasis">
    <w:name w:val="Intense Emphasis"/>
    <w:basedOn w:val="DefaultParagraphFont"/>
    <w:uiPriority w:val="21"/>
    <w:qFormat/>
    <w:rsid w:val="00A21D11"/>
    <w:rPr>
      <w:i/>
      <w:iCs/>
      <w:color w:val="0F4761" w:themeColor="accent1" w:themeShade="BF"/>
    </w:rPr>
  </w:style>
  <w:style w:type="paragraph" w:styleId="IntenseQuote">
    <w:name w:val="Intense Quote"/>
    <w:basedOn w:val="Normal"/>
    <w:next w:val="Normal"/>
    <w:link w:val="IntenseQuoteChar"/>
    <w:uiPriority w:val="30"/>
    <w:qFormat/>
    <w:rsid w:val="00A21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D11"/>
    <w:rPr>
      <w:i/>
      <w:iCs/>
      <w:color w:val="0F4761" w:themeColor="accent1" w:themeShade="BF"/>
    </w:rPr>
  </w:style>
  <w:style w:type="character" w:styleId="IntenseReference">
    <w:name w:val="Intense Reference"/>
    <w:basedOn w:val="DefaultParagraphFont"/>
    <w:uiPriority w:val="32"/>
    <w:qFormat/>
    <w:rsid w:val="00A21D11"/>
    <w:rPr>
      <w:b/>
      <w:bCs/>
      <w:smallCaps/>
      <w:color w:val="0F4761" w:themeColor="accent1" w:themeShade="BF"/>
      <w:spacing w:val="5"/>
    </w:rPr>
  </w:style>
  <w:style w:type="character" w:styleId="Hyperlink">
    <w:name w:val="Hyperlink"/>
    <w:basedOn w:val="DefaultParagraphFont"/>
    <w:uiPriority w:val="99"/>
    <w:unhideWhenUsed/>
    <w:rsid w:val="009463F3"/>
    <w:rPr>
      <w:color w:val="467886" w:themeColor="hyperlink"/>
      <w:u w:val="single"/>
    </w:rPr>
  </w:style>
  <w:style w:type="character" w:styleId="UnresolvedMention">
    <w:name w:val="Unresolved Mention"/>
    <w:basedOn w:val="DefaultParagraphFont"/>
    <w:uiPriority w:val="99"/>
    <w:semiHidden/>
    <w:unhideWhenUsed/>
    <w:rsid w:val="009463F3"/>
    <w:rPr>
      <w:color w:val="605E5C"/>
      <w:shd w:val="clear" w:color="auto" w:fill="E1DFDD"/>
    </w:rPr>
  </w:style>
  <w:style w:type="paragraph" w:styleId="Header">
    <w:name w:val="header"/>
    <w:basedOn w:val="Normal"/>
    <w:uiPriority w:val="99"/>
    <w:unhideWhenUsed/>
    <w:rsid w:val="557CB1E6"/>
    <w:pPr>
      <w:tabs>
        <w:tab w:val="center" w:pos="4680"/>
        <w:tab w:val="right" w:pos="9360"/>
      </w:tabs>
      <w:spacing w:after="0" w:line="240" w:lineRule="auto"/>
    </w:pPr>
  </w:style>
  <w:style w:type="paragraph" w:styleId="Footer">
    <w:name w:val="footer"/>
    <w:basedOn w:val="Normal"/>
    <w:uiPriority w:val="99"/>
    <w:unhideWhenUsed/>
    <w:rsid w:val="557CB1E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74CE7"/>
    <w:pPr>
      <w:spacing w:after="0" w:line="240" w:lineRule="auto"/>
    </w:pPr>
  </w:style>
  <w:style w:type="paragraph" w:styleId="CommentSubject">
    <w:name w:val="annotation subject"/>
    <w:basedOn w:val="CommentText"/>
    <w:next w:val="CommentText"/>
    <w:link w:val="CommentSubjectChar"/>
    <w:uiPriority w:val="99"/>
    <w:semiHidden/>
    <w:unhideWhenUsed/>
    <w:rsid w:val="002635FF"/>
    <w:rPr>
      <w:b/>
      <w:bCs/>
    </w:rPr>
  </w:style>
  <w:style w:type="character" w:customStyle="1" w:styleId="CommentSubjectChar">
    <w:name w:val="Comment Subject Char"/>
    <w:basedOn w:val="CommentTextChar"/>
    <w:link w:val="CommentSubject"/>
    <w:uiPriority w:val="99"/>
    <w:semiHidden/>
    <w:rsid w:val="002635FF"/>
    <w:rPr>
      <w:b/>
      <w:bCs/>
      <w:sz w:val="20"/>
      <w:szCs w:val="20"/>
    </w:rPr>
  </w:style>
  <w:style w:type="character" w:styleId="FollowedHyperlink">
    <w:name w:val="FollowedHyperlink"/>
    <w:basedOn w:val="DefaultParagraphFont"/>
    <w:uiPriority w:val="99"/>
    <w:semiHidden/>
    <w:unhideWhenUsed/>
    <w:rsid w:val="00A50BB2"/>
    <w:rPr>
      <w:color w:val="96607D" w:themeColor="followedHyperlink"/>
      <w:u w:val="single"/>
    </w:rPr>
  </w:style>
  <w:style w:type="paragraph" w:styleId="FootnoteText">
    <w:name w:val="footnote text"/>
    <w:basedOn w:val="Normal"/>
    <w:link w:val="FootnoteTextChar"/>
    <w:uiPriority w:val="99"/>
    <w:semiHidden/>
    <w:unhideWhenUsed/>
    <w:rsid w:val="007A3F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3F2D"/>
    <w:rPr>
      <w:sz w:val="20"/>
      <w:szCs w:val="20"/>
    </w:rPr>
  </w:style>
  <w:style w:type="character" w:styleId="FootnoteReference">
    <w:name w:val="footnote reference"/>
    <w:basedOn w:val="DefaultParagraphFont"/>
    <w:uiPriority w:val="99"/>
    <w:semiHidden/>
    <w:unhideWhenUsed/>
    <w:rsid w:val="007A3F2D"/>
    <w:rPr>
      <w:vertAlign w:val="superscript"/>
    </w:rPr>
  </w:style>
  <w:style w:type="paragraph" w:styleId="NormalWeb">
    <w:name w:val="Normal (Web)"/>
    <w:basedOn w:val="Normal"/>
    <w:uiPriority w:val="99"/>
    <w:semiHidden/>
    <w:unhideWhenUsed/>
    <w:rsid w:val="007A3F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ov.uk/government/news/housing-targets-increased-to-get-britain-building-again" TargetMode="External"/><Relationship Id="rId2" Type="http://schemas.openxmlformats.org/officeDocument/2006/relationships/hyperlink" Target="https://www.independent.ie/regionals/galway/news/anti-airbnb-signs-erected-in-galway-gaeltacht-as-activists-warn-of-crisis-point/a906196230.html" TargetMode="External"/><Relationship Id="rId1" Type="http://schemas.openxmlformats.org/officeDocument/2006/relationships/hyperlink" Target="https://www.bbc.co.uk/news/articles/c3wdd8lg581o" TargetMode="External"/><Relationship Id="rId6" Type="http://schemas.openxmlformats.org/officeDocument/2006/relationships/hyperlink" Target="https://www.sciencedirect.com/science/article/pii/S0160738323000786" TargetMode="External"/><Relationship Id="rId5" Type="http://schemas.openxmlformats.org/officeDocument/2006/relationships/hyperlink" Target="https://www.london.gov.uk/mayor-demands-licencing-scheme-prevent-short-term-lets-damaging-housing-supply" TargetMode="External"/><Relationship Id="rId4" Type="http://schemas.openxmlformats.org/officeDocument/2006/relationships/hyperlink" Target="https://www.london.gov.uk/press-releases/mayoral/registration-system-for-short-term-letting-law"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hackneycitizen.co.uk/2025/11/19/london-tourist-tax-sadiq-khan-verdic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bbc.co.uk/news/articles/cn82evdd58ko"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ov.uk/introduction-to-business-rates/self-catering-and-holiday-let-accommodation" TargetMode="External"/><Relationship Id="rId20" Type="http://schemas.openxmlformats.org/officeDocument/2006/relationships/hyperlink" Target="https://www.london.gov.uk/who-we-are/what-london-assembly-does/questions-mayor/find-an-answer/supporting-london-continue-worlds-best-destin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journals.sagepub.com/doi/10.1177/0308518X19869012" TargetMode="External"/><Relationship Id="rId5" Type="http://schemas.openxmlformats.org/officeDocument/2006/relationships/numbering" Target="numbering.xml"/><Relationship Id="rId15" Type="http://schemas.openxmlformats.org/officeDocument/2006/relationships/hyperlink" Target="https://data.london.gov.uk/dataset/average-income-of-tax-payers-borough-2g1nq/" TargetMode="External"/><Relationship Id="rId23" Type="http://schemas.openxmlformats.org/officeDocument/2006/relationships/hyperlink" Target="https://journals.law.harvard.edu/lpr/wp-content/uploads/sites/89/2016/02/10.1_10_Lee.pdf"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london.gov.uk/who-we-are/what-london-assembly-does/questions-mayor/find-an-answer/supporting-london-continue-worlds-best-destin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tandfonline-com.libproxy.ucl.ac.uk/doi/full/10.1080/19475683.2020.1831603" TargetMode="External"/><Relationship Id="rId27" Type="http://schemas.openxmlformats.org/officeDocument/2006/relationships/fontTable" Target="fontTable.xml"/><Relationship Id="rId30" Type="http://schemas.microsoft.com/office/2020/10/relationships/intelligence" Target="intelligence2.xml"/></Relationships>
</file>

<file path=word/_rels/footnotes.xml.rels><?xml version="1.0" encoding="UTF-8" standalone="yes"?>
<Relationships xmlns="http://schemas.openxmlformats.org/package/2006/relationships"><Relationship Id="rId2" Type="http://schemas.openxmlformats.org/officeDocument/2006/relationships/hyperlink" Target="https://www.bbc.co.uk/news/articles/cvg96rz9061o" TargetMode="External"/><Relationship Id="rId1" Type="http://schemas.openxmlformats.org/officeDocument/2006/relationships/hyperlink" Target="http://insideairbn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EA11310C554FAA6F88669F636EE0" ma:contentTypeVersion="3" ma:contentTypeDescription="Create a new document." ma:contentTypeScope="" ma:versionID="55e9ba45597052574bba2321dbf67972">
  <xsd:schema xmlns:xsd="http://www.w3.org/2001/XMLSchema" xmlns:xs="http://www.w3.org/2001/XMLSchema" xmlns:p="http://schemas.microsoft.com/office/2006/metadata/properties" xmlns:ns2="eb88500a-909c-498f-9dc3-eebc9d27c494" targetNamespace="http://schemas.microsoft.com/office/2006/metadata/properties" ma:root="true" ma:fieldsID="b35ef79b59db6122d1f1fdb3491963b6" ns2:_="">
    <xsd:import namespace="eb88500a-909c-498f-9dc3-eebc9d27c4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8500a-909c-498f-9dc3-eebc9d27c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6D8A6-DA53-4980-BA26-4CBB553B4E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3FC5C9-7B0C-4C7C-A7D2-F99557E06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8500a-909c-498f-9dc3-eebc9d27c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3F5CE3-D224-4608-A349-C9ECB6D43098}">
  <ds:schemaRefs>
    <ds:schemaRef ds:uri="http://schemas.microsoft.com/sharepoint/v3/contenttype/forms"/>
  </ds:schemaRefs>
</ds:datastoreItem>
</file>

<file path=customXml/itemProps4.xml><?xml version="1.0" encoding="utf-8"?>
<ds:datastoreItem xmlns:ds="http://schemas.openxmlformats.org/officeDocument/2006/customXml" ds:itemID="{B990D3E4-83F4-49AC-88C7-656F47178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4844</Words>
  <Characters>27616</Characters>
  <Application>Microsoft Office Word</Application>
  <DocSecurity>4</DocSecurity>
  <Lines>230</Lines>
  <Paragraphs>64</Paragraphs>
  <ScaleCrop>false</ScaleCrop>
  <Company/>
  <LinksUpToDate>false</LinksUpToDate>
  <CharactersWithSpaces>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Southall, Alice</dc:creator>
  <cp:keywords/>
  <dc:description/>
  <cp:lastModifiedBy>Southall, Alice</cp:lastModifiedBy>
  <cp:revision>270</cp:revision>
  <dcterms:created xsi:type="dcterms:W3CDTF">2025-12-03T01:05:00Z</dcterms:created>
  <dcterms:modified xsi:type="dcterms:W3CDTF">2025-12-14T17:35:00Z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0x0101009773EA11310C554FAA6F88669F636EE0</vt:lpwstr>
  </property>
</Properties>
</file>