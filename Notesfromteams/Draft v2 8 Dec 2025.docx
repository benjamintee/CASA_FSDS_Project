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2C557" w14:textId="091BFB82" w:rsidR="001F0DB3" w:rsidRPr="00BB6280" w:rsidRDefault="003F7000" w:rsidP="003F7000">
      <w:pPr>
        <w:jc w:val="center"/>
        <w:rPr>
          <w:u w:val="single"/>
        </w:rPr>
      </w:pPr>
      <w:r w:rsidRPr="00BB6280">
        <w:rPr>
          <w:b/>
          <w:bCs/>
          <w:u w:val="single"/>
        </w:rPr>
        <w:t>Airbnb’s growth, impact and benefits</w:t>
      </w:r>
      <w:r w:rsidR="00D06AF0" w:rsidRPr="00BB6280">
        <w:rPr>
          <w:b/>
          <w:bCs/>
          <w:u w:val="single"/>
        </w:rPr>
        <w:t xml:space="preserve"> for London</w:t>
      </w:r>
      <w:r w:rsidRPr="00BB6280">
        <w:rPr>
          <w:b/>
          <w:bCs/>
          <w:u w:val="single"/>
        </w:rPr>
        <w:t>: finding a balance</w:t>
      </w:r>
    </w:p>
    <w:p w14:paraId="702984DA" w14:textId="56B33AEE" w:rsidR="001F0DB3" w:rsidRPr="001F0DB3" w:rsidRDefault="001F0DB3" w:rsidP="00B1681A">
      <w:pPr>
        <w:jc w:val="both"/>
      </w:pPr>
      <w:r w:rsidRPr="001F0DB3">
        <w:t>The opposition’s proposal is likely to gain some traction due to public awareness of recent protests and measures taken against Airbnb</w:t>
      </w:r>
      <w:r w:rsidR="00803FAB">
        <w:t xml:space="preserve"> in </w:t>
      </w:r>
      <w:r w:rsidR="005941CD">
        <w:t xml:space="preserve">other </w:t>
      </w:r>
      <w:r w:rsidR="00803FAB">
        <w:t xml:space="preserve">holiday </w:t>
      </w:r>
      <w:commentRangeStart w:id="0"/>
      <w:r w:rsidR="00803FAB">
        <w:t>destinations</w:t>
      </w:r>
      <w:commentRangeEnd w:id="0"/>
      <w:r w:rsidR="005941CD" w:rsidRPr="001F0DB3">
        <w:rPr>
          <w:rStyle w:val="CommentReference"/>
          <w:sz w:val="24"/>
          <w:szCs w:val="24"/>
        </w:rPr>
        <w:commentReference w:id="0"/>
      </w:r>
      <w:r w:rsidRPr="001F0DB3">
        <w:t xml:space="preserve">, and a perception (due to repeated promises by more than one UK government to build more housing) that there is a shortage of housing in the </w:t>
      </w:r>
      <w:commentRangeStart w:id="1"/>
      <w:r w:rsidRPr="001F0DB3">
        <w:t>UK</w:t>
      </w:r>
      <w:commentRangeEnd w:id="1"/>
      <w:r w:rsidR="0028440D" w:rsidRPr="001F0DB3">
        <w:rPr>
          <w:rStyle w:val="CommentReference"/>
          <w:sz w:val="24"/>
          <w:szCs w:val="24"/>
        </w:rPr>
        <w:commentReference w:id="1"/>
      </w:r>
      <w:r w:rsidRPr="001F0DB3">
        <w:t>. </w:t>
      </w:r>
      <w:r w:rsidR="004A4050">
        <w:t xml:space="preserve">The discovery of the </w:t>
      </w:r>
      <w:proofErr w:type="gramStart"/>
      <w:r w:rsidR="004A4050">
        <w:t>Mayor’s</w:t>
      </w:r>
      <w:proofErr w:type="gramEnd"/>
      <w:r w:rsidR="004A4050">
        <w:t xml:space="preserve"> aide’s housing circumstances is likely to add to </w:t>
      </w:r>
      <w:r w:rsidR="0028440D">
        <w:t>media interest in the proposition</w:t>
      </w:r>
      <w:r w:rsidR="004A4050">
        <w:t xml:space="preserve">, as it feeds into the debate about the UK’s unbalanced housing market and public suspicions of political </w:t>
      </w:r>
      <w:commentRangeStart w:id="2"/>
      <w:r w:rsidR="004A4050">
        <w:t>hypocrisy</w:t>
      </w:r>
      <w:commentRangeEnd w:id="2"/>
      <w:r w:rsidR="005941CD">
        <w:rPr>
          <w:rStyle w:val="CommentReference"/>
          <w:sz w:val="24"/>
          <w:szCs w:val="24"/>
        </w:rPr>
        <w:commentReference w:id="2"/>
      </w:r>
      <w:r w:rsidR="004A4050">
        <w:t>.</w:t>
      </w:r>
    </w:p>
    <w:p w14:paraId="60AF7876" w14:textId="77777777" w:rsidR="005941CD" w:rsidRDefault="00803FAB" w:rsidP="00B1681A">
      <w:pPr>
        <w:jc w:val="both"/>
      </w:pPr>
      <w:r>
        <w:t xml:space="preserve">Although studies have investigated some of the other </w:t>
      </w:r>
      <w:del w:id="3" w:author="Hughes, Owen" w:date="2025-12-10T13:59:00Z">
        <w:r>
          <w:delText xml:space="preserve">potentially </w:delText>
        </w:r>
      </w:del>
      <w:r>
        <w:t xml:space="preserve">undesirable consequences for areas that host large </w:t>
      </w:r>
      <w:r w:rsidRPr="001F0DB3">
        <w:t>proportions of Airbnb properties</w:t>
      </w:r>
      <w:r>
        <w:t>, such as increased rates of</w:t>
      </w:r>
      <w:r w:rsidR="005941CD">
        <w:t xml:space="preserve"> crime and anti-social </w:t>
      </w:r>
      <w:commentRangeStart w:id="4"/>
      <w:r w:rsidR="005941CD">
        <w:t>behaviour</w:t>
      </w:r>
      <w:commentRangeEnd w:id="4"/>
      <w:r w:rsidR="005941CD">
        <w:rPr>
          <w:rStyle w:val="CommentReference"/>
          <w:sz w:val="24"/>
          <w:szCs w:val="24"/>
        </w:rPr>
        <w:commentReference w:id="4"/>
      </w:r>
      <w:r>
        <w:t xml:space="preserve">, the opposition’s proposal </w:t>
      </w:r>
      <w:r w:rsidR="001F0DB3" w:rsidRPr="001F0DB3">
        <w:t xml:space="preserve">focuses on the impact of platforms like Airbnb on housing stock, and this </w:t>
      </w:r>
      <w:r w:rsidR="004A4050">
        <w:t>report does likewise</w:t>
      </w:r>
      <w:r>
        <w:t xml:space="preserve">. </w:t>
      </w:r>
    </w:p>
    <w:p w14:paraId="2F840742" w14:textId="1F5E9923" w:rsidR="001F0DB3" w:rsidRDefault="00803FAB" w:rsidP="00B1681A">
      <w:pPr>
        <w:jc w:val="both"/>
      </w:pPr>
      <w:r>
        <w:t>Unless otherwise</w:t>
      </w:r>
      <w:r w:rsidR="009E2150">
        <w:t xml:space="preserve"> stated</w:t>
      </w:r>
      <w:r>
        <w:t>, the data analysed</w:t>
      </w:r>
      <w:r w:rsidRPr="00803FAB">
        <w:t xml:space="preserve"> </w:t>
      </w:r>
      <w:r w:rsidRPr="001F0DB3">
        <w:t>to evaluate the scale and nature of Airbnb’s penetration into the London property market</w:t>
      </w:r>
      <w:r>
        <w:t xml:space="preserve"> and prepare this report is </w:t>
      </w:r>
      <w:r w:rsidR="001F0DB3" w:rsidRPr="001F0DB3">
        <w:t>published by Inside Airbnb</w:t>
      </w:r>
      <w:r w:rsidR="00536FAA">
        <w:t xml:space="preserve"> [</w:t>
      </w:r>
      <w:commentRangeStart w:id="5"/>
      <w:r w:rsidR="00536FAA">
        <w:t>fn1</w:t>
      </w:r>
      <w:commentRangeEnd w:id="5"/>
      <w:r w:rsidR="00536FAA">
        <w:rPr>
          <w:rStyle w:val="CommentReference"/>
          <w:sz w:val="24"/>
          <w:szCs w:val="24"/>
        </w:rPr>
        <w:commentReference w:id="5"/>
      </w:r>
      <w:r w:rsidR="00536FAA">
        <w:t>]</w:t>
      </w:r>
      <w:r>
        <w:t>.</w:t>
      </w:r>
      <w:r w:rsidR="004A4050">
        <w:t xml:space="preserve"> </w:t>
      </w:r>
      <w:ins w:id="6" w:author="Southall, Alice" w:date="2025-12-09T15:58:00Z">
        <w:r w:rsidR="2DC34C9C">
          <w:t>[</w:t>
        </w:r>
      </w:ins>
      <w:ins w:id="7" w:author="Southall, Alice" w:date="2025-12-09T15:57:00Z">
        <w:r w:rsidR="2DC34C9C">
          <w:t xml:space="preserve">We discuss </w:t>
        </w:r>
        <w:del w:id="8" w:author="Tee, Benjamin" w:date="2025-12-09T16:00:00Z" w16du:dateUtc="2025-12-09T16:00:00Z">
          <w:r w:rsidR="2DC34C9C" w:rsidDel="00703D1D">
            <w:delText xml:space="preserve">some of the </w:delText>
          </w:r>
        </w:del>
        <w:r w:rsidR="2DC34C9C">
          <w:t>limitations of the data sets used at th</w:t>
        </w:r>
      </w:ins>
      <w:ins w:id="9" w:author="Southall, Alice" w:date="2025-12-09T15:58:00Z">
        <w:r w:rsidR="2DC34C9C">
          <w:t>e end of this report</w:t>
        </w:r>
        <w:commentRangeStart w:id="10"/>
        <w:r w:rsidR="2DC34C9C">
          <w:t>.]</w:t>
        </w:r>
      </w:ins>
      <w:commentRangeEnd w:id="10"/>
      <w:r>
        <w:rPr>
          <w:rStyle w:val="CommentReference"/>
          <w:sz w:val="24"/>
          <w:szCs w:val="24"/>
        </w:rPr>
        <w:commentReference w:id="10"/>
      </w:r>
      <w:ins w:id="11" w:author="Southall, Alice" w:date="2025-12-09T15:58:00Z">
        <w:r w:rsidR="2DC34C9C">
          <w:t xml:space="preserve"> </w:t>
        </w:r>
      </w:ins>
      <w:r w:rsidR="004A4050">
        <w:t>Where we refer to “inner” or “outer” London boroughs, we rely on the definition in [</w:t>
      </w:r>
      <w:commentRangeStart w:id="12"/>
      <w:commentRangeStart w:id="13"/>
      <w:r w:rsidR="004A4050">
        <w:t>x</w:t>
      </w:r>
      <w:commentRangeEnd w:id="12"/>
      <w:r w:rsidR="00190145">
        <w:rPr>
          <w:rStyle w:val="CommentReference"/>
          <w:sz w:val="24"/>
          <w:szCs w:val="24"/>
        </w:rPr>
        <w:commentReference w:id="12"/>
      </w:r>
      <w:commentRangeEnd w:id="13"/>
      <w:r>
        <w:rPr>
          <w:rStyle w:val="CommentReference"/>
          <w:sz w:val="24"/>
          <w:szCs w:val="24"/>
        </w:rPr>
        <w:commentReference w:id="13"/>
      </w:r>
      <w:r w:rsidR="004A4050">
        <w:t>].</w:t>
      </w:r>
    </w:p>
    <w:p w14:paraId="55CE6C29" w14:textId="161DA18F" w:rsidR="004A4050" w:rsidRDefault="004A4050" w:rsidP="00B1681A">
      <w:pPr>
        <w:jc w:val="both"/>
      </w:pPr>
      <w:r>
        <w:t>In summary, we conclude that:</w:t>
      </w:r>
    </w:p>
    <w:p w14:paraId="3C5B635A" w14:textId="536634B4" w:rsidR="00B1681A" w:rsidRPr="004309B4" w:rsidRDefault="00B1681A" w:rsidP="004309B4">
      <w:pPr>
        <w:pStyle w:val="ListParagraph"/>
        <w:numPr>
          <w:ilvl w:val="0"/>
          <w:numId w:val="27"/>
        </w:numPr>
        <w:jc w:val="both"/>
        <w:rPr>
          <w:highlight w:val="yellow"/>
        </w:rPr>
      </w:pPr>
      <w:commentRangeStart w:id="14"/>
      <w:r w:rsidRPr="004309B4">
        <w:rPr>
          <w:highlight w:val="yellow"/>
        </w:rPr>
        <w:t xml:space="preserve">London’s Airbnb listings have expanded faster than housing supply, particularly in inner boroughs, heightening market pressures and public concern. </w:t>
      </w:r>
    </w:p>
    <w:p w14:paraId="1F95DD15" w14:textId="77777777" w:rsidR="00B1681A" w:rsidRPr="00B1681A" w:rsidRDefault="00B1681A" w:rsidP="00B1681A">
      <w:pPr>
        <w:pStyle w:val="ListParagraph"/>
        <w:numPr>
          <w:ilvl w:val="0"/>
          <w:numId w:val="27"/>
        </w:numPr>
        <w:jc w:val="both"/>
        <w:rPr>
          <w:highlight w:val="yellow"/>
        </w:rPr>
      </w:pPr>
      <w:r w:rsidRPr="00B1681A">
        <w:rPr>
          <w:highlight w:val="yellow"/>
        </w:rPr>
        <w:t xml:space="preserve">Many entire-home listings exceed the 90-day limit, with potential regulatory breaches concentrated among multi-listing “professional” landlords. </w:t>
      </w:r>
    </w:p>
    <w:p w14:paraId="7B65F836" w14:textId="0B8C473E" w:rsidR="004309B4" w:rsidRDefault="00B1681A" w:rsidP="004309B4">
      <w:pPr>
        <w:pStyle w:val="ListParagraph"/>
        <w:numPr>
          <w:ilvl w:val="0"/>
          <w:numId w:val="27"/>
        </w:numPr>
        <w:jc w:val="both"/>
        <w:rPr>
          <w:ins w:id="15" w:author="Hughes, Owen" w:date="2025-12-14T13:18:00Z" w16du:dateUtc="2025-12-14T13:18:07Z"/>
          <w:highlight w:val="yellow"/>
        </w:rPr>
      </w:pPr>
      <w:r w:rsidRPr="00B1681A">
        <w:rPr>
          <w:highlight w:val="yellow"/>
        </w:rPr>
        <w:t xml:space="preserve">The opposition’s proposed council tax surcharge is a blunt, politically difficult tool. More effective alternatives include landlord registration, enforcing business rates for commercial operators, or introducing a tourist tax, which </w:t>
      </w:r>
      <w:del w:id="16" w:author="Hughes, Owen" w:date="2025-12-10T14:01:00Z">
        <w:r w:rsidRPr="00B1681A">
          <w:rPr>
            <w:highlight w:val="yellow"/>
          </w:rPr>
          <w:delText xml:space="preserve">would </w:delText>
        </w:r>
      </w:del>
      <w:r w:rsidRPr="00B1681A">
        <w:rPr>
          <w:highlight w:val="yellow"/>
        </w:rPr>
        <w:t>target problematic hosts without disadvantaging ordinary residents who rely on modest hosting income</w:t>
      </w:r>
      <w:commentRangeEnd w:id="14"/>
      <w:r w:rsidR="00210FC1" w:rsidRPr="00B1681A">
        <w:rPr>
          <w:rStyle w:val="CommentReference"/>
          <w:sz w:val="24"/>
          <w:szCs w:val="24"/>
          <w:highlight w:val="yellow"/>
        </w:rPr>
        <w:commentReference w:id="14"/>
      </w:r>
      <w:r w:rsidRPr="00B1681A">
        <w:rPr>
          <w:highlight w:val="yellow"/>
        </w:rPr>
        <w:t>.</w:t>
      </w:r>
    </w:p>
    <w:p w14:paraId="62F6EA53" w14:textId="2756CF05" w:rsidR="035EB989" w:rsidRDefault="035EB989" w:rsidP="5C4C11AC">
      <w:pPr>
        <w:pStyle w:val="ListParagraph"/>
        <w:numPr>
          <w:ilvl w:val="0"/>
          <w:numId w:val="27"/>
        </w:numPr>
        <w:jc w:val="both"/>
        <w:rPr>
          <w:highlight w:val="yellow"/>
        </w:rPr>
      </w:pPr>
      <w:ins w:id="17" w:author="Hughes, Owen" w:date="2025-12-14T13:18:00Z">
        <w:r w:rsidRPr="5C4C11AC">
          <w:rPr>
            <w:highlight w:val="yellow"/>
          </w:rPr>
          <w:t xml:space="preserve">An investigation into the aide's housing situation must be </w:t>
        </w:r>
      </w:ins>
      <w:ins w:id="18" w:author="Hughes, Owen" w:date="2025-12-14T17:35:00Z">
        <w:r w:rsidR="3AD2F7C5" w:rsidRPr="5C4C11AC">
          <w:rPr>
            <w:highlight w:val="yellow"/>
          </w:rPr>
          <w:t>conducted</w:t>
        </w:r>
      </w:ins>
      <w:ins w:id="19" w:author="Hughes, Owen" w:date="2025-12-14T13:18:00Z">
        <w:r w:rsidRPr="5C4C11AC">
          <w:rPr>
            <w:highlight w:val="yellow"/>
          </w:rPr>
          <w:t xml:space="preserve">, but if wrongdoing is cleared, </w:t>
        </w:r>
      </w:ins>
      <w:ins w:id="20" w:author="Hughes, Owen" w:date="2025-12-14T13:19:00Z">
        <w:r w:rsidRPr="5C4C11AC">
          <w:rPr>
            <w:highlight w:val="yellow"/>
          </w:rPr>
          <w:t xml:space="preserve">the opposition may seem politically rancorous. </w:t>
        </w:r>
      </w:ins>
    </w:p>
    <w:p w14:paraId="756B3355" w14:textId="77777777" w:rsidR="004309B4" w:rsidRPr="004309B4" w:rsidRDefault="004309B4" w:rsidP="004309B4">
      <w:pPr>
        <w:pStyle w:val="ListParagraph"/>
        <w:jc w:val="both"/>
        <w:rPr>
          <w:highlight w:val="yellow"/>
        </w:rPr>
      </w:pPr>
    </w:p>
    <w:p w14:paraId="21C07D81" w14:textId="19FF39C7" w:rsidR="00803FAB" w:rsidRPr="00217CC3" w:rsidRDefault="00803FAB" w:rsidP="00217CC3">
      <w:pPr>
        <w:pStyle w:val="ListParagraph"/>
        <w:numPr>
          <w:ilvl w:val="0"/>
          <w:numId w:val="28"/>
        </w:numPr>
        <w:rPr>
          <w:b/>
          <w:bCs/>
        </w:rPr>
      </w:pPr>
      <w:r w:rsidRPr="00217CC3">
        <w:rPr>
          <w:b/>
          <w:bCs/>
        </w:rPr>
        <w:t xml:space="preserve">Is Airbnb </w:t>
      </w:r>
      <w:r w:rsidR="007C55B9" w:rsidRPr="00217CC3">
        <w:rPr>
          <w:b/>
          <w:bCs/>
        </w:rPr>
        <w:t>“</w:t>
      </w:r>
      <w:r w:rsidRPr="00217CC3">
        <w:rPr>
          <w:b/>
          <w:bCs/>
        </w:rPr>
        <w:t>out of control</w:t>
      </w:r>
      <w:r w:rsidR="007C55B9" w:rsidRPr="00217CC3">
        <w:rPr>
          <w:b/>
          <w:bCs/>
        </w:rPr>
        <w:t>”</w:t>
      </w:r>
      <w:r w:rsidRPr="00217CC3">
        <w:rPr>
          <w:b/>
          <w:bCs/>
        </w:rPr>
        <w:t xml:space="preserve"> in London</w:t>
      </w:r>
      <w:r w:rsidR="009E2150" w:rsidRPr="00217CC3">
        <w:rPr>
          <w:b/>
          <w:bCs/>
        </w:rPr>
        <w:t>?</w:t>
      </w:r>
      <w:r w:rsidR="007C55B9" w:rsidRPr="00217CC3">
        <w:rPr>
          <w:b/>
          <w:bCs/>
        </w:rPr>
        <w:t xml:space="preserve"> </w:t>
      </w:r>
    </w:p>
    <w:p w14:paraId="17AC5575" w14:textId="46AD2C3F" w:rsidR="009E2150" w:rsidRDefault="009E2150" w:rsidP="009E2150">
      <w:pPr>
        <w:tabs>
          <w:tab w:val="num" w:pos="720"/>
        </w:tabs>
        <w:rPr>
          <w:lang w:val="en-SG"/>
        </w:rPr>
      </w:pPr>
      <w:r w:rsidRPr="001F0DB3">
        <w:t>The opposition are behind the times: t</w:t>
      </w:r>
      <w:r w:rsidRPr="001F0DB3">
        <w:rPr>
          <w:lang w:val="en-SG"/>
        </w:rPr>
        <w:t xml:space="preserve">he increase in short-term lets and its potential to damage the housing supply in London is a concern that the </w:t>
      </w:r>
      <w:proofErr w:type="gramStart"/>
      <w:r w:rsidRPr="001F0DB3">
        <w:rPr>
          <w:lang w:val="en-SG"/>
        </w:rPr>
        <w:t>Mayor's</w:t>
      </w:r>
      <w:proofErr w:type="gramEnd"/>
      <w:r w:rsidRPr="001F0DB3">
        <w:rPr>
          <w:lang w:val="en-SG"/>
        </w:rPr>
        <w:t xml:space="preserve"> office ha</w:t>
      </w:r>
      <w:r>
        <w:rPr>
          <w:lang w:val="en-SG"/>
        </w:rPr>
        <w:t>s</w:t>
      </w:r>
      <w:r w:rsidRPr="001F0DB3">
        <w:rPr>
          <w:lang w:val="en-SG"/>
        </w:rPr>
        <w:t xml:space="preserve"> already </w:t>
      </w:r>
      <w:proofErr w:type="gramStart"/>
      <w:r w:rsidRPr="001F0DB3">
        <w:rPr>
          <w:lang w:val="en-SG"/>
        </w:rPr>
        <w:t>raised</w:t>
      </w:r>
      <w:r>
        <w:rPr>
          <w:lang w:val="en-SG"/>
        </w:rPr>
        <w:t>,</w:t>
      </w:r>
      <w:r w:rsidRPr="001F0DB3">
        <w:rPr>
          <w:lang w:val="en-SG"/>
        </w:rPr>
        <w:t xml:space="preserve"> and</w:t>
      </w:r>
      <w:proofErr w:type="gramEnd"/>
      <w:r>
        <w:rPr>
          <w:lang w:val="en-SG"/>
        </w:rPr>
        <w:t xml:space="preserve"> </w:t>
      </w:r>
      <w:r w:rsidRPr="001F0DB3">
        <w:rPr>
          <w:lang w:val="en-SG"/>
        </w:rPr>
        <w:t>taken concrete steps to tackle</w:t>
      </w:r>
      <w:r>
        <w:rPr>
          <w:lang w:val="en-SG"/>
        </w:rPr>
        <w:t xml:space="preserve">. </w:t>
      </w:r>
    </w:p>
    <w:p w14:paraId="279326C4" w14:textId="7F8D4BCE" w:rsidR="004A4050" w:rsidRPr="00DE45D8" w:rsidRDefault="009E2150" w:rsidP="00DE45D8">
      <w:r>
        <w:t>Since</w:t>
      </w:r>
      <w:r w:rsidRPr="001F0DB3">
        <w:rPr>
          <w:lang w:val="en-SG"/>
        </w:rPr>
        <w:t xml:space="preserve"> 2015, </w:t>
      </w:r>
      <w:r>
        <w:rPr>
          <w:lang w:val="en-SG"/>
        </w:rPr>
        <w:t xml:space="preserve">London landlords letting their property for more than 90 days a year have been required to obtain planning permission for a change of use. </w:t>
      </w:r>
      <w:r w:rsidR="00DE45D8">
        <w:rPr>
          <w:lang w:val="en-SG"/>
        </w:rPr>
        <w:t xml:space="preserve">This </w:t>
      </w:r>
      <w:r w:rsidR="00DE45D8" w:rsidRPr="007C55B9">
        <w:rPr>
          <w:lang w:val="en-SG"/>
        </w:rPr>
        <w:t xml:space="preserve">planning permission requirement seeks to prevent permanent housing from being converted into de facto holiday </w:t>
      </w:r>
      <w:commentRangeStart w:id="21"/>
      <w:r w:rsidR="00DE45D8" w:rsidRPr="007C55B9">
        <w:rPr>
          <w:lang w:val="en-SG"/>
        </w:rPr>
        <w:t>accommodation</w:t>
      </w:r>
      <w:commentRangeEnd w:id="21"/>
      <w:r w:rsidR="00D86AE4" w:rsidRPr="007C55B9">
        <w:rPr>
          <w:rStyle w:val="CommentReference"/>
          <w:sz w:val="24"/>
          <w:szCs w:val="24"/>
          <w:lang w:val="en-SG"/>
        </w:rPr>
        <w:commentReference w:id="21"/>
      </w:r>
      <w:r w:rsidR="00DE45D8" w:rsidRPr="007C55B9">
        <w:rPr>
          <w:lang w:val="en-SG"/>
        </w:rPr>
        <w:t>. </w:t>
      </w:r>
      <w:r>
        <w:rPr>
          <w:lang w:val="en-SG"/>
        </w:rPr>
        <w:t xml:space="preserve"> </w:t>
      </w:r>
      <w:commentRangeStart w:id="22"/>
      <w:commentRangeStart w:id="23"/>
      <w:r>
        <w:rPr>
          <w:lang w:val="en-SG"/>
        </w:rPr>
        <w:t xml:space="preserve">Airbnb, and other equivalent platforms, are </w:t>
      </w:r>
      <w:r w:rsidR="00DE45D8">
        <w:rPr>
          <w:lang w:val="en-SG"/>
        </w:rPr>
        <w:t xml:space="preserve">therefore </w:t>
      </w:r>
      <w:r>
        <w:rPr>
          <w:lang w:val="en-SG"/>
        </w:rPr>
        <w:t xml:space="preserve">under far more “control” in London than in many European </w:t>
      </w:r>
      <w:commentRangeStart w:id="24"/>
      <w:commentRangeStart w:id="25"/>
      <w:r>
        <w:rPr>
          <w:lang w:val="en-SG"/>
        </w:rPr>
        <w:t>citie</w:t>
      </w:r>
      <w:r w:rsidRPr="00DE45D8">
        <w:rPr>
          <w:lang w:val="en-SG"/>
        </w:rPr>
        <w:t>s</w:t>
      </w:r>
      <w:commentRangeEnd w:id="24"/>
      <w:r w:rsidR="005941CD" w:rsidRPr="00DE45D8">
        <w:rPr>
          <w:rStyle w:val="CommentReference"/>
          <w:sz w:val="24"/>
          <w:szCs w:val="24"/>
          <w:lang w:val="en-SG"/>
        </w:rPr>
        <w:commentReference w:id="24"/>
      </w:r>
      <w:commentRangeEnd w:id="25"/>
      <w:r w:rsidR="00B556B8" w:rsidRPr="00DE45D8">
        <w:rPr>
          <w:rStyle w:val="CommentReference"/>
          <w:sz w:val="24"/>
          <w:szCs w:val="24"/>
          <w:lang w:val="en-SG"/>
        </w:rPr>
        <w:commentReference w:id="25"/>
      </w:r>
      <w:commentRangeEnd w:id="22"/>
      <w:r w:rsidR="00EC0907" w:rsidRPr="00DE45D8">
        <w:rPr>
          <w:rStyle w:val="CommentReference"/>
          <w:sz w:val="24"/>
          <w:szCs w:val="24"/>
          <w:lang w:val="en-SG"/>
        </w:rPr>
        <w:commentReference w:id="22"/>
      </w:r>
      <w:commentRangeEnd w:id="23"/>
      <w:r w:rsidR="00AE1996" w:rsidRPr="00DE45D8">
        <w:rPr>
          <w:rStyle w:val="CommentReference"/>
          <w:sz w:val="24"/>
          <w:szCs w:val="24"/>
          <w:lang w:val="en-SG"/>
        </w:rPr>
        <w:commentReference w:id="23"/>
      </w:r>
      <w:r w:rsidRPr="00DE45D8">
        <w:rPr>
          <w:lang w:val="en-SG"/>
        </w:rPr>
        <w:t>. More</w:t>
      </w:r>
      <w:r>
        <w:rPr>
          <w:lang w:val="en-SG"/>
        </w:rPr>
        <w:t xml:space="preserve"> recently, the </w:t>
      </w:r>
      <w:proofErr w:type="gramStart"/>
      <w:r>
        <w:rPr>
          <w:lang w:val="en-SG"/>
        </w:rPr>
        <w:t>Mayor</w:t>
      </w:r>
      <w:proofErr w:type="gramEnd"/>
      <w:r>
        <w:rPr>
          <w:lang w:val="en-SG"/>
        </w:rPr>
        <w:t xml:space="preserve"> has proposed both a landlord registration system and a licensing </w:t>
      </w:r>
      <w:commentRangeStart w:id="26"/>
      <w:r>
        <w:rPr>
          <w:lang w:val="en-SG"/>
        </w:rPr>
        <w:t>system</w:t>
      </w:r>
      <w:commentRangeEnd w:id="26"/>
      <w:r w:rsidR="00536FAA">
        <w:rPr>
          <w:rStyle w:val="CommentReference"/>
          <w:sz w:val="24"/>
          <w:szCs w:val="24"/>
          <w:lang w:val="en-SG"/>
        </w:rPr>
        <w:commentReference w:id="26"/>
      </w:r>
      <w:r>
        <w:rPr>
          <w:lang w:val="en-SG"/>
        </w:rPr>
        <w:t>.</w:t>
      </w:r>
      <w:r w:rsidR="004A4050">
        <w:rPr>
          <w:lang w:val="en-SG"/>
        </w:rPr>
        <w:t xml:space="preserve"> </w:t>
      </w:r>
    </w:p>
    <w:p w14:paraId="495731BC" w14:textId="3761374C" w:rsidR="009E2150" w:rsidRDefault="004A4050" w:rsidP="009E2150">
      <w:pPr>
        <w:tabs>
          <w:tab w:val="num" w:pos="720"/>
        </w:tabs>
        <w:rPr>
          <w:lang w:val="en-SG"/>
        </w:rPr>
      </w:pPr>
      <w:r>
        <w:rPr>
          <w:lang w:val="en-SG"/>
        </w:rPr>
        <w:t>We consider below what the data reveal about:</w:t>
      </w:r>
    </w:p>
    <w:p w14:paraId="7CCFD24D" w14:textId="6B8C5136" w:rsidR="004A4050" w:rsidRDefault="004A4050" w:rsidP="004A4050">
      <w:pPr>
        <w:pStyle w:val="ListParagraph"/>
        <w:numPr>
          <w:ilvl w:val="0"/>
          <w:numId w:val="12"/>
        </w:numPr>
        <w:tabs>
          <w:tab w:val="num" w:pos="720"/>
        </w:tabs>
      </w:pPr>
      <w:r>
        <w:t>The growth of Airbnbs</w:t>
      </w:r>
      <w:del w:id="27" w:author="Tee, Benjamin" w:date="2025-12-09T11:22:00Z" w16du:dateUtc="2025-12-09T11:22:00Z">
        <w:r w:rsidR="00536FAA" w:rsidDel="00CD515F">
          <w:delText>, and</w:delText>
        </w:r>
        <w:r w:rsidDel="00CD515F">
          <w:delText xml:space="preserve"> the growth of</w:delText>
        </w:r>
      </w:del>
      <w:ins w:id="28" w:author="Tee, Benjamin" w:date="2025-12-09T11:22:00Z" w16du:dateUtc="2025-12-09T11:22:00Z">
        <w:r w:rsidR="00CD515F">
          <w:t xml:space="preserve"> relative to</w:t>
        </w:r>
      </w:ins>
      <w:r>
        <w:t xml:space="preserve"> </w:t>
      </w:r>
      <w:r w:rsidR="00536FAA">
        <w:t xml:space="preserve">London’s </w:t>
      </w:r>
      <w:r>
        <w:t>housing stock.</w:t>
      </w:r>
    </w:p>
    <w:p w14:paraId="61AC3FDE" w14:textId="49E92C5F" w:rsidR="004A4050" w:rsidRPr="001F0DB3" w:rsidRDefault="004A4050" w:rsidP="004A4050">
      <w:pPr>
        <w:pStyle w:val="ListParagraph"/>
        <w:numPr>
          <w:ilvl w:val="0"/>
          <w:numId w:val="12"/>
        </w:numPr>
        <w:tabs>
          <w:tab w:val="num" w:pos="720"/>
        </w:tabs>
      </w:pPr>
      <w:r>
        <w:t>Whether landlords are flouting the planning permission requirement.</w:t>
      </w:r>
    </w:p>
    <w:p w14:paraId="03921E98" w14:textId="7DA44567" w:rsidR="009E2150" w:rsidRPr="009E2150" w:rsidRDefault="009E2150" w:rsidP="00803FAB">
      <w:pPr>
        <w:rPr>
          <w:u w:val="single"/>
        </w:rPr>
      </w:pPr>
      <w:r w:rsidRPr="009E2150">
        <w:rPr>
          <w:u w:val="single"/>
        </w:rPr>
        <w:t>H</w:t>
      </w:r>
      <w:r w:rsidRPr="00803FAB">
        <w:rPr>
          <w:u w:val="single"/>
          <w:lang w:val="en-SG"/>
        </w:rPr>
        <w:t xml:space="preserve">ow many </w:t>
      </w:r>
      <w:r w:rsidRPr="009E2150">
        <w:rPr>
          <w:u w:val="single"/>
          <w:lang w:val="en-SG"/>
        </w:rPr>
        <w:t xml:space="preserve">Airbnbs </w:t>
      </w:r>
      <w:r w:rsidRPr="00803FAB">
        <w:rPr>
          <w:u w:val="single"/>
          <w:lang w:val="en-SG"/>
        </w:rPr>
        <w:t>are there?</w:t>
      </w:r>
      <w:r w:rsidRPr="00803FAB">
        <w:rPr>
          <w:u w:val="single"/>
        </w:rPr>
        <w:t> </w:t>
      </w:r>
    </w:p>
    <w:p w14:paraId="709B79A7" w14:textId="620E5F03" w:rsidR="00803FAB" w:rsidRDefault="00803FAB" w:rsidP="00803FAB">
      <w:r w:rsidRPr="00803FAB">
        <w:rPr>
          <w:lang w:val="en-SG"/>
        </w:rPr>
        <w:t>Since 2021, London has seen a notable increase in Airbnb listings</w:t>
      </w:r>
      <w:r>
        <w:rPr>
          <w:lang w:val="en-SG"/>
        </w:rPr>
        <w:t>,</w:t>
      </w:r>
      <w:r w:rsidRPr="00803FAB">
        <w:rPr>
          <w:lang w:val="en-SG"/>
        </w:rPr>
        <w:t xml:space="preserve"> rising from **69,298** to **86,463** in 2025, a **</w:t>
      </w:r>
      <w:del w:id="29" w:author="Tee, Benjamin" w:date="2025-12-09T20:44:00Z" w16du:dateUtc="2025-12-09T20:44:00Z">
        <w:r w:rsidRPr="00803FAB" w:rsidDel="00F6708E">
          <w:rPr>
            <w:lang w:val="en-SG"/>
          </w:rPr>
          <w:delText>25</w:delText>
        </w:r>
      </w:del>
      <w:ins w:id="30" w:author="Tee, Benjamin" w:date="2025-12-09T20:44:00Z" w16du:dateUtc="2025-12-09T20:44:00Z">
        <w:r w:rsidR="00F6708E" w:rsidRPr="00803FAB">
          <w:rPr>
            <w:lang w:val="en-SG"/>
          </w:rPr>
          <w:t>2</w:t>
        </w:r>
        <w:r w:rsidR="00F6708E">
          <w:rPr>
            <w:lang w:val="en-SG"/>
          </w:rPr>
          <w:t>4</w:t>
        </w:r>
      </w:ins>
      <w:r w:rsidRPr="00803FAB">
        <w:rPr>
          <w:lang w:val="en-SG"/>
        </w:rPr>
        <w:t>% increase** (</w:t>
      </w:r>
      <w:r w:rsidRPr="00803FAB">
        <w:rPr>
          <w:u w:val="single"/>
          <w:lang w:val="en-SG"/>
        </w:rPr>
        <w:t>Figure 1.1</w:t>
      </w:r>
      <w:r w:rsidRPr="00803FAB">
        <w:rPr>
          <w:lang w:val="en-SG"/>
        </w:rPr>
        <w:t>). </w:t>
      </w:r>
      <w:r w:rsidRPr="00803FAB">
        <w:t> </w:t>
      </w:r>
    </w:p>
    <w:p w14:paraId="136547B1" w14:textId="10095F6F" w:rsidR="006F1E2B" w:rsidRPr="00803FAB" w:rsidRDefault="006E00F7" w:rsidP="006F1E2B">
      <w:pPr>
        <w:jc w:val="center"/>
      </w:pPr>
      <w:r w:rsidRPr="006E00F7">
        <w:rPr>
          <w:noProof/>
        </w:rPr>
        <w:drawing>
          <wp:inline distT="0" distB="0" distL="0" distR="0" wp14:anchorId="529ED308" wp14:editId="459827B3">
            <wp:extent cx="5731510" cy="4124960"/>
            <wp:effectExtent l="0" t="0" r="2540" b="8890"/>
            <wp:docPr id="1897045052" name="Picture 1" descr="A chart of numbers and numbers showing the number of compan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45052" name="Picture 1" descr="A chart of numbers and numbers showing the number of companies&#10;&#10;AI-generated content may be incorrect."/>
                    <pic:cNvPicPr/>
                  </pic:nvPicPr>
                  <pic:blipFill>
                    <a:blip r:embed="rId12"/>
                    <a:stretch>
                      <a:fillRect/>
                    </a:stretch>
                  </pic:blipFill>
                  <pic:spPr>
                    <a:xfrm>
                      <a:off x="0" y="0"/>
                      <a:ext cx="5731510" cy="4124960"/>
                    </a:xfrm>
                    <a:prstGeom prst="rect">
                      <a:avLst/>
                    </a:prstGeom>
                  </pic:spPr>
                </pic:pic>
              </a:graphicData>
            </a:graphic>
          </wp:inline>
        </w:drawing>
      </w:r>
    </w:p>
    <w:p w14:paraId="1796F9ED" w14:textId="2425D747" w:rsidR="00803FAB" w:rsidRPr="00803FAB" w:rsidRDefault="00803FAB" w:rsidP="00803FAB">
      <w:r w:rsidRPr="00803FAB">
        <w:rPr>
          <w:lang w:val="en-SG"/>
        </w:rPr>
        <w:t xml:space="preserve">Most of the increase </w:t>
      </w:r>
      <w:r w:rsidRPr="007C55B9">
        <w:rPr>
          <w:lang w:val="en-SG"/>
        </w:rPr>
        <w:t>occurred</w:t>
      </w:r>
      <w:r>
        <w:rPr>
          <w:lang w:val="en-SG"/>
        </w:rPr>
        <w:t xml:space="preserve"> </w:t>
      </w:r>
      <w:r w:rsidRPr="00803FAB">
        <w:rPr>
          <w:lang w:val="en-SG"/>
        </w:rPr>
        <w:t>between 2022 and 2023</w:t>
      </w:r>
      <w:r w:rsidR="004A4050">
        <w:rPr>
          <w:lang w:val="en-SG"/>
        </w:rPr>
        <w:t>,</w:t>
      </w:r>
      <w:r w:rsidR="007C55B9">
        <w:rPr>
          <w:lang w:val="en-SG"/>
        </w:rPr>
        <w:t xml:space="preserve"> </w:t>
      </w:r>
      <w:del w:id="31" w:author="Tee, Benjamin" w:date="2025-12-09T11:23:00Z" w16du:dateUtc="2025-12-09T11:23:00Z">
        <w:r w:rsidR="007C55B9" w:rsidDel="00CD41C1">
          <w:rPr>
            <w:lang w:val="en-SG"/>
          </w:rPr>
          <w:delText xml:space="preserve">and </w:delText>
        </w:r>
      </w:del>
      <w:ins w:id="32" w:author="Tee, Benjamin" w:date="2025-12-09T11:23:00Z" w16du:dateUtc="2025-12-09T11:23:00Z">
        <w:r w:rsidR="00CD41C1">
          <w:rPr>
            <w:lang w:val="en-SG"/>
          </w:rPr>
          <w:t xml:space="preserve">with </w:t>
        </w:r>
      </w:ins>
      <w:del w:id="33" w:author="Tee, Benjamin" w:date="2025-12-09T11:23:00Z" w16du:dateUtc="2025-12-09T11:23:00Z">
        <w:r w:rsidR="007C55B9" w:rsidDel="00CD41C1">
          <w:rPr>
            <w:lang w:val="en-SG"/>
          </w:rPr>
          <w:delText xml:space="preserve">most of the </w:delText>
        </w:r>
      </w:del>
      <w:r w:rsidR="007C55B9">
        <w:rPr>
          <w:lang w:val="en-SG"/>
        </w:rPr>
        <w:t xml:space="preserve">new listings </w:t>
      </w:r>
      <w:del w:id="34" w:author="Tee, Benjamin" w:date="2025-12-09T11:23:00Z" w16du:dateUtc="2025-12-09T11:23:00Z">
        <w:r w:rsidR="007C55B9" w:rsidDel="00CD41C1">
          <w:rPr>
            <w:lang w:val="en-SG"/>
          </w:rPr>
          <w:delText xml:space="preserve">are </w:delText>
        </w:r>
      </w:del>
      <w:r w:rsidR="007C55B9">
        <w:rPr>
          <w:lang w:val="en-SG"/>
        </w:rPr>
        <w:t>concentrated in inner London boroughs</w:t>
      </w:r>
      <w:r w:rsidRPr="00803FAB">
        <w:rPr>
          <w:lang w:val="en-SG"/>
        </w:rPr>
        <w:t>:</w:t>
      </w:r>
      <w:r w:rsidRPr="00803FAB">
        <w:t> </w:t>
      </w:r>
    </w:p>
    <w:p w14:paraId="15FEAF20" w14:textId="3FC42EC5" w:rsidR="00803FAB" w:rsidRPr="00803FAB" w:rsidRDefault="00803FAB" w:rsidP="00803FAB">
      <w:pPr>
        <w:numPr>
          <w:ilvl w:val="0"/>
          <w:numId w:val="4"/>
        </w:numPr>
      </w:pPr>
      <w:r w:rsidRPr="00803FAB">
        <w:rPr>
          <w:lang w:val="en-SG"/>
        </w:rPr>
        <w:t>Westminster, Camden, Southwark, Lambeth, and Kensington and Chelsea saw the highest increases. </w:t>
      </w:r>
      <w:r w:rsidRPr="00803FAB">
        <w:t> </w:t>
      </w:r>
    </w:p>
    <w:p w14:paraId="38436BFA" w14:textId="0053EAF7" w:rsidR="00803FAB" w:rsidRPr="001F0DB3" w:rsidRDefault="00803FAB" w:rsidP="001F0DB3">
      <w:pPr>
        <w:numPr>
          <w:ilvl w:val="0"/>
          <w:numId w:val="5"/>
        </w:numPr>
      </w:pPr>
      <w:r w:rsidRPr="00803FAB">
        <w:rPr>
          <w:lang w:val="en-SG"/>
        </w:rPr>
        <w:t>Westminster alone added nearly **3,000** listings, constituting a **39% increase** in the borough.</w:t>
      </w:r>
      <w:r w:rsidRPr="00803FAB">
        <w:rPr>
          <w:rFonts w:ascii="Arial" w:hAnsi="Arial" w:cs="Arial"/>
        </w:rPr>
        <w:t> </w:t>
      </w:r>
      <w:r w:rsidRPr="00803FAB">
        <w:t> </w:t>
      </w:r>
    </w:p>
    <w:p w14:paraId="6224CDA6" w14:textId="77777777" w:rsidR="00300625" w:rsidRDefault="00DE45D8" w:rsidP="00803FAB">
      <w:r>
        <w:rPr>
          <w:lang w:val="en-SG"/>
        </w:rPr>
        <w:t xml:space="preserve">By contrast, between 2020 and 2024 </w:t>
      </w:r>
      <w:r w:rsidR="00803FAB" w:rsidRPr="00803FAB">
        <w:rPr>
          <w:lang w:val="en-SG"/>
        </w:rPr>
        <w:t>London</w:t>
      </w:r>
      <w:r>
        <w:rPr>
          <w:lang w:val="en-SG"/>
        </w:rPr>
        <w:t>’s</w:t>
      </w:r>
      <w:r w:rsidR="00803FAB" w:rsidRPr="00803FAB">
        <w:rPr>
          <w:lang w:val="en-SG"/>
        </w:rPr>
        <w:t xml:space="preserve"> housing stock grew from **3.68 million to 3.81 million properties</w:t>
      </w:r>
      <w:r w:rsidR="007C55B9">
        <w:rPr>
          <w:lang w:val="en-SG"/>
        </w:rPr>
        <w:t>:</w:t>
      </w:r>
      <w:r w:rsidR="00803FAB" w:rsidRPr="00803FAB">
        <w:rPr>
          <w:lang w:val="en-SG"/>
        </w:rPr>
        <w:t xml:space="preserve"> a relatively small **3.7% increase**.</w:t>
      </w:r>
      <w:r w:rsidR="00803FAB" w:rsidRPr="00803FAB">
        <w:t> </w:t>
      </w:r>
      <w:r w:rsidR="00803FAB" w:rsidRPr="00803FAB">
        <w:rPr>
          <w:lang w:val="en-SG"/>
        </w:rPr>
        <w:t>Kensington and Chelsea saw **5 times** more new Airbnb listings than new housing stock</w:t>
      </w:r>
      <w:ins w:id="35" w:author="Tee, Benjamin" w:date="2025-12-09T11:23:00Z" w16du:dateUtc="2025-12-09T11:23:00Z">
        <w:r w:rsidR="006B6027">
          <w:rPr>
            <w:lang w:val="en-SG"/>
          </w:rPr>
          <w:t>.</w:t>
        </w:r>
      </w:ins>
      <w:del w:id="36" w:author="Tee, Benjamin" w:date="2025-12-09T11:23:00Z" w16du:dateUtc="2025-12-09T11:23:00Z">
        <w:r w:rsidR="00803FAB" w:rsidRPr="00803FAB" w:rsidDel="006B6027">
          <w:rPr>
            <w:lang w:val="en-SG"/>
          </w:rPr>
          <w:delText xml:space="preserve"> between 2020 and </w:delText>
        </w:r>
        <w:commentRangeStart w:id="37"/>
        <w:r w:rsidR="00803FAB" w:rsidRPr="00803FAB" w:rsidDel="006B6027">
          <w:rPr>
            <w:lang w:val="en-SG"/>
          </w:rPr>
          <w:delText>2024</w:delText>
        </w:r>
      </w:del>
      <w:commentRangeEnd w:id="37"/>
      <w:r w:rsidR="00536FAA" w:rsidRPr="00803FAB" w:rsidDel="006B6027">
        <w:rPr>
          <w:rStyle w:val="CommentReference"/>
          <w:sz w:val="24"/>
          <w:szCs w:val="24"/>
          <w:lang w:val="en-SG"/>
        </w:rPr>
        <w:commentReference w:id="37"/>
      </w:r>
      <w:del w:id="38" w:author="Southall, Alice" w:date="2025-12-09T16:12:00Z">
        <w:r w:rsidR="00803FAB" w:rsidRPr="00803FAB">
          <w:rPr>
            <w:lang w:val="en-SG"/>
          </w:rPr>
          <w:delText>.</w:delText>
        </w:r>
        <w:r w:rsidRPr="26F2CBC1" w:rsidDel="00803FAB">
          <w:rPr>
            <w:rFonts w:ascii="Arial" w:hAnsi="Arial" w:cs="Arial"/>
          </w:rPr>
          <w:delText> </w:delText>
        </w:r>
      </w:del>
      <w:r w:rsidR="00803FAB" w:rsidRPr="00803FAB">
        <w:t> </w:t>
      </w:r>
      <w:ins w:id="39" w:author="Southall, Alice" w:date="2025-12-09T16:18:00Z">
        <w:r w:rsidR="3E96B651">
          <w:t xml:space="preserve"> </w:t>
        </w:r>
        <w:del w:id="40" w:author="Tee, Benjamin" w:date="2025-12-09T17:04:00Z" w16du:dateUtc="2025-12-09T17:04:00Z">
          <w:r w:rsidR="3E96B651" w:rsidDel="00A914D1">
            <w:delText>[Fig showing growth]</w:delText>
          </w:r>
        </w:del>
      </w:ins>
      <w:r w:rsidR="00F5476A" w:rsidRPr="00F5476A">
        <w:rPr>
          <w:noProof/>
        </w:rPr>
        <w:t xml:space="preserve"> </w:t>
      </w:r>
    </w:p>
    <w:p w14:paraId="7A78AD1F" w14:textId="04550776" w:rsidR="00300625" w:rsidRDefault="00E80FF2" w:rsidP="00803FAB">
      <w:pPr>
        <w:rPr>
          <w:lang w:val="en-SG"/>
        </w:rPr>
      </w:pPr>
      <w:ins w:id="41" w:author="Tee, Benjamin" w:date="2025-12-10T11:23:00Z" w16du:dateUtc="2025-12-10T11:23:00Z">
        <w:r w:rsidRPr="00E80FF2">
          <w:rPr>
            <w:noProof/>
          </w:rPr>
          <w:t xml:space="preserve"> </w:t>
        </w:r>
      </w:ins>
      <w:ins w:id="42" w:author="Tee, Benjamin" w:date="2025-12-10T11:28:00Z" w16du:dateUtc="2025-12-10T11:28:00Z">
        <w:r w:rsidR="0033291E" w:rsidRPr="0033291E">
          <w:rPr>
            <w:noProof/>
          </w:rPr>
          <w:drawing>
            <wp:inline distT="0" distB="0" distL="0" distR="0" wp14:anchorId="4319B923" wp14:editId="154675E2">
              <wp:extent cx="5731510" cy="4048125"/>
              <wp:effectExtent l="0" t="0" r="2540" b="9525"/>
              <wp:docPr id="6740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54471" name=""/>
                      <pic:cNvPicPr/>
                    </pic:nvPicPr>
                    <pic:blipFill>
                      <a:blip r:embed="rId13"/>
                      <a:stretch>
                        <a:fillRect/>
                      </a:stretch>
                    </pic:blipFill>
                    <pic:spPr>
                      <a:xfrm>
                        <a:off x="0" y="0"/>
                        <a:ext cx="5731510" cy="4048125"/>
                      </a:xfrm>
                      <a:prstGeom prst="rect">
                        <a:avLst/>
                      </a:prstGeom>
                    </pic:spPr>
                  </pic:pic>
                </a:graphicData>
              </a:graphic>
            </wp:inline>
          </w:drawing>
        </w:r>
      </w:ins>
    </w:p>
    <w:p w14:paraId="6FA34E63" w14:textId="12F274D4" w:rsidR="00803FAB" w:rsidRDefault="00803FAB" w:rsidP="00803FAB">
      <w:r w:rsidRPr="00803FAB">
        <w:rPr>
          <w:lang w:val="en-SG"/>
        </w:rPr>
        <w:t xml:space="preserve">Across all London boroughs in 2025, the average amount of listings as a percentage of total housing stock was **1.86%**, though eleven boroughs exceed this average. </w:t>
      </w:r>
      <w:r w:rsidR="007C55B9">
        <w:rPr>
          <w:lang w:val="en-SG"/>
        </w:rPr>
        <w:t xml:space="preserve">These </w:t>
      </w:r>
      <w:r w:rsidRPr="00803FAB">
        <w:rPr>
          <w:lang w:val="en-SG"/>
        </w:rPr>
        <w:t xml:space="preserve">eleven </w:t>
      </w:r>
      <w:r w:rsidR="007C55B9">
        <w:rPr>
          <w:lang w:val="en-SG"/>
        </w:rPr>
        <w:t xml:space="preserve">are </w:t>
      </w:r>
      <w:r w:rsidRPr="00803FAB">
        <w:rPr>
          <w:lang w:val="en-SG"/>
        </w:rPr>
        <w:t xml:space="preserve">in </w:t>
      </w:r>
      <w:r w:rsidR="007C55B9">
        <w:rPr>
          <w:lang w:val="en-SG"/>
        </w:rPr>
        <w:t xml:space="preserve">inner </w:t>
      </w:r>
      <w:r w:rsidRPr="00803FAB">
        <w:rPr>
          <w:lang w:val="en-SG"/>
        </w:rPr>
        <w:t>London</w:t>
      </w:r>
      <w:r w:rsidR="00536FAA">
        <w:rPr>
          <w:lang w:val="en-SG"/>
        </w:rPr>
        <w:t>.</w:t>
      </w:r>
      <w:r w:rsidRPr="00803FAB">
        <w:rPr>
          <w:lang w:val="en-SG"/>
        </w:rPr>
        <w:t xml:space="preserve"> </w:t>
      </w:r>
      <w:r w:rsidR="00536FAA">
        <w:rPr>
          <w:lang w:val="en-SG"/>
        </w:rPr>
        <w:t>C</w:t>
      </w:r>
      <w:r w:rsidR="007C55B9">
        <w:rPr>
          <w:lang w:val="en-SG"/>
        </w:rPr>
        <w:t xml:space="preserve">lose to **6%** of the total housing stock in both </w:t>
      </w:r>
      <w:r w:rsidRPr="00803FAB">
        <w:rPr>
          <w:lang w:val="en-SG"/>
        </w:rPr>
        <w:t xml:space="preserve">Westminster and Kensington and Chelsea </w:t>
      </w:r>
      <w:r w:rsidR="007C55B9">
        <w:rPr>
          <w:lang w:val="en-SG"/>
        </w:rPr>
        <w:t xml:space="preserve">is </w:t>
      </w:r>
      <w:r w:rsidRPr="00803FAB">
        <w:rPr>
          <w:lang w:val="en-SG"/>
        </w:rPr>
        <w:t>listed as an Airbnb (</w:t>
      </w:r>
      <w:r w:rsidRPr="00803FAB">
        <w:rPr>
          <w:u w:val="single"/>
          <w:lang w:val="en-SG"/>
        </w:rPr>
        <w:t>Figure 1.2</w:t>
      </w:r>
      <w:r w:rsidRPr="00803FAB">
        <w:rPr>
          <w:lang w:val="en-SG"/>
        </w:rPr>
        <w:t xml:space="preserve">). At MSOA-level, up to 1 in 8 homes are listed on Airbnb in </w:t>
      </w:r>
      <w:r w:rsidR="007C55B9">
        <w:rPr>
          <w:lang w:val="en-SG"/>
        </w:rPr>
        <w:t xml:space="preserve">inner </w:t>
      </w:r>
      <w:r w:rsidRPr="00803FAB">
        <w:rPr>
          <w:lang w:val="en-SG"/>
        </w:rPr>
        <w:t>London (</w:t>
      </w:r>
      <w:r w:rsidRPr="00803FAB">
        <w:rPr>
          <w:u w:val="single"/>
          <w:lang w:val="en-SG"/>
        </w:rPr>
        <w:t>Figure 1.3</w:t>
      </w:r>
      <w:r w:rsidRPr="00803FAB">
        <w:rPr>
          <w:lang w:val="en-SG"/>
        </w:rPr>
        <w:t>).</w:t>
      </w:r>
      <w:r w:rsidRPr="00803FAB">
        <w:t> </w:t>
      </w:r>
    </w:p>
    <w:p w14:paraId="5ED63A67" w14:textId="2C1D46BF" w:rsidR="006F1E2B" w:rsidRDefault="00796785" w:rsidP="006F1E2B">
      <w:pPr>
        <w:jc w:val="center"/>
      </w:pPr>
      <w:ins w:id="43" w:author="Tee, Benjamin" w:date="2025-12-10T11:24:00Z" w16du:dateUtc="2025-12-10T11:24:00Z">
        <w:r w:rsidRPr="00796785">
          <w:rPr>
            <w:noProof/>
          </w:rPr>
          <w:t xml:space="preserve"> </w:t>
        </w:r>
      </w:ins>
      <w:ins w:id="44" w:author="Tee, Benjamin" w:date="2025-12-10T11:26:00Z" w16du:dateUtc="2025-12-10T11:26:00Z">
        <w:r w:rsidR="00E4784D" w:rsidRPr="00E4784D">
          <w:rPr>
            <w:noProof/>
          </w:rPr>
          <w:drawing>
            <wp:inline distT="0" distB="0" distL="0" distR="0" wp14:anchorId="64BAB8D8" wp14:editId="3C205DF7">
              <wp:extent cx="5731510" cy="3942715"/>
              <wp:effectExtent l="0" t="0" r="2540" b="635"/>
              <wp:docPr id="119745151" name="Picture 1" descr="A graph of a number of ho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5151" name="Picture 1" descr="A graph of a number of houses&#10;&#10;AI-generated content may be incorrect."/>
                      <pic:cNvPicPr/>
                    </pic:nvPicPr>
                    <pic:blipFill>
                      <a:blip r:embed="rId14"/>
                      <a:stretch>
                        <a:fillRect/>
                      </a:stretch>
                    </pic:blipFill>
                    <pic:spPr>
                      <a:xfrm>
                        <a:off x="0" y="0"/>
                        <a:ext cx="5731510" cy="3942715"/>
                      </a:xfrm>
                      <a:prstGeom prst="rect">
                        <a:avLst/>
                      </a:prstGeom>
                    </pic:spPr>
                  </pic:pic>
                </a:graphicData>
              </a:graphic>
            </wp:inline>
          </w:drawing>
        </w:r>
      </w:ins>
    </w:p>
    <w:p w14:paraId="02CEBF41" w14:textId="521A3E9D" w:rsidR="006F1E2B" w:rsidRDefault="008623E3" w:rsidP="007E3DAD">
      <w:pPr>
        <w:rPr>
          <w:lang w:val="en-SG"/>
        </w:rPr>
      </w:pPr>
      <w:r w:rsidRPr="008623E3">
        <w:rPr>
          <w:noProof/>
          <w:lang w:val="en-SG"/>
        </w:rPr>
        <w:drawing>
          <wp:inline distT="0" distB="0" distL="0" distR="0" wp14:anchorId="53E0FE7A" wp14:editId="2CA8B906">
            <wp:extent cx="5731510" cy="3999230"/>
            <wp:effectExtent l="0" t="0" r="2540" b="1270"/>
            <wp:docPr id="1552023845" name="Picture 1" descr="A map of a housing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23845" name="Picture 1" descr="A map of a housing market&#10;&#10;AI-generated content may be incorrect."/>
                    <pic:cNvPicPr/>
                  </pic:nvPicPr>
                  <pic:blipFill>
                    <a:blip r:embed="rId15"/>
                    <a:stretch>
                      <a:fillRect/>
                    </a:stretch>
                  </pic:blipFill>
                  <pic:spPr>
                    <a:xfrm>
                      <a:off x="0" y="0"/>
                      <a:ext cx="5731510" cy="3999230"/>
                    </a:xfrm>
                    <a:prstGeom prst="rect">
                      <a:avLst/>
                    </a:prstGeom>
                  </pic:spPr>
                </pic:pic>
              </a:graphicData>
            </a:graphic>
          </wp:inline>
        </w:drawing>
      </w:r>
    </w:p>
    <w:p w14:paraId="23BBE00A" w14:textId="41520676" w:rsidR="0012565A" w:rsidRDefault="007C55B9" w:rsidP="00803FAB">
      <w:pPr>
        <w:rPr>
          <w:lang w:val="en-SG"/>
        </w:rPr>
      </w:pPr>
      <w:r w:rsidRPr="007C55B9">
        <w:rPr>
          <w:lang w:val="en-SG"/>
        </w:rPr>
        <w:t>The growth of Airbnb properties therefore far outstrips the rate of growth of new housing available</w:t>
      </w:r>
      <w:r w:rsidR="0012565A">
        <w:rPr>
          <w:lang w:val="en-SG"/>
        </w:rPr>
        <w:t xml:space="preserve">, particularly in </w:t>
      </w:r>
      <w:r>
        <w:rPr>
          <w:lang w:val="en-SG"/>
        </w:rPr>
        <w:t xml:space="preserve">inner </w:t>
      </w:r>
      <w:r w:rsidRPr="007C55B9">
        <w:rPr>
          <w:lang w:val="en-SG"/>
        </w:rPr>
        <w:t xml:space="preserve">London boroughs. </w:t>
      </w:r>
    </w:p>
    <w:p w14:paraId="44371DB5" w14:textId="48886AD0" w:rsidR="007C55B9" w:rsidRPr="00803FAB" w:rsidRDefault="007C55B9" w:rsidP="00803FAB">
      <w:r w:rsidRPr="007C55B9">
        <w:rPr>
          <w:lang w:val="en-SG"/>
        </w:rPr>
        <w:t>In such a tight housing market, this exacerbates pressure on housing prices and rents [link] (Todd, Musah &amp; Cheshire (2022))</w:t>
      </w:r>
      <w:r w:rsidR="0012565A">
        <w:rPr>
          <w:lang w:val="en-SG"/>
        </w:rPr>
        <w:t>,</w:t>
      </w:r>
      <w:r w:rsidRPr="007C55B9">
        <w:rPr>
          <w:lang w:val="en-SG"/>
        </w:rPr>
        <w:t xml:space="preserve"> </w:t>
      </w:r>
      <w:del w:id="45" w:author="Tee, Benjamin" w:date="2025-12-09T11:24:00Z" w16du:dateUtc="2025-12-09T11:24:00Z">
        <w:r w:rsidRPr="007C55B9" w:rsidDel="007827DC">
          <w:rPr>
            <w:lang w:val="en-SG"/>
          </w:rPr>
          <w:delText>and could drive</w:delText>
        </w:r>
      </w:del>
      <w:ins w:id="46" w:author="Tee, Benjamin" w:date="2025-12-09T11:24:00Z" w16du:dateUtc="2025-12-09T11:24:00Z">
        <w:r w:rsidR="007827DC">
          <w:rPr>
            <w:lang w:val="en-SG"/>
          </w:rPr>
          <w:t>driving</w:t>
        </w:r>
      </w:ins>
      <w:r w:rsidRPr="007C55B9">
        <w:rPr>
          <w:lang w:val="en-SG"/>
        </w:rPr>
        <w:t xml:space="preserve"> a perception that Airbnb is “out of control” in some parts of London.</w:t>
      </w:r>
      <w:r w:rsidRPr="007C55B9">
        <w:t> </w:t>
      </w:r>
    </w:p>
    <w:p w14:paraId="10C391FF" w14:textId="77777777" w:rsidR="007C55B9" w:rsidRPr="009E2150" w:rsidRDefault="007C55B9" w:rsidP="007C55B9">
      <w:pPr>
        <w:rPr>
          <w:u w:val="single"/>
        </w:rPr>
      </w:pPr>
      <w:r w:rsidRPr="007C55B9">
        <w:rPr>
          <w:u w:val="single"/>
          <w:lang w:val="en-SG"/>
        </w:rPr>
        <w:t>Are hosts flouting the regulations? </w:t>
      </w:r>
    </w:p>
    <w:p w14:paraId="4F2C14EA" w14:textId="0FC26934" w:rsidR="009E2150" w:rsidRPr="009E2150" w:rsidRDefault="009E2150" w:rsidP="00DE45D8">
      <w:r w:rsidRPr="009E2150">
        <w:rPr>
          <w:lang w:val="en-SG"/>
        </w:rPr>
        <w:t xml:space="preserve">Based on occupancy </w:t>
      </w:r>
      <w:commentRangeStart w:id="47"/>
      <w:r w:rsidRPr="009E2150">
        <w:rPr>
          <w:lang w:val="en-SG"/>
        </w:rPr>
        <w:t>estimates</w:t>
      </w:r>
      <w:commentRangeEnd w:id="47"/>
      <w:r w:rsidR="00536FAA">
        <w:rPr>
          <w:rStyle w:val="CommentReference"/>
          <w:sz w:val="24"/>
          <w:szCs w:val="24"/>
          <w:lang w:val="en-SG"/>
        </w:rPr>
        <w:commentReference w:id="47"/>
      </w:r>
      <w:r w:rsidR="00536FAA">
        <w:rPr>
          <w:lang w:val="en-SG"/>
        </w:rPr>
        <w:t xml:space="preserve"> [fn2]</w:t>
      </w:r>
      <w:r w:rsidRPr="009E2150">
        <w:rPr>
          <w:lang w:val="en-SG"/>
        </w:rPr>
        <w:t xml:space="preserve">, 12,081 entire homes / apartments </w:t>
      </w:r>
      <w:r w:rsidR="00A95DD3">
        <w:rPr>
          <w:lang w:val="en-SG"/>
        </w:rPr>
        <w:t>(“entire homes”</w:t>
      </w:r>
      <w:r w:rsidR="00536FAA">
        <w:rPr>
          <w:lang w:val="en-SG"/>
        </w:rPr>
        <w:t>)</w:t>
      </w:r>
      <w:r w:rsidR="00A95DD3">
        <w:rPr>
          <w:lang w:val="en-SG"/>
        </w:rPr>
        <w:t xml:space="preserve"> </w:t>
      </w:r>
      <w:r w:rsidRPr="009E2150">
        <w:rPr>
          <w:lang w:val="en-SG"/>
        </w:rPr>
        <w:t xml:space="preserve">were used for 90 or more nights per year ("frequent lets"). This represented </w:t>
      </w:r>
      <w:r w:rsidRPr="009E2150">
        <w:rPr>
          <w:b/>
          <w:bCs/>
          <w:lang w:val="en-SG"/>
        </w:rPr>
        <w:t>more than 1 in 5 of all entire</w:t>
      </w:r>
      <w:r w:rsidR="37EEA1F7" w:rsidRPr="484218F7">
        <w:rPr>
          <w:b/>
          <w:bCs/>
          <w:lang w:val="en-SG"/>
        </w:rPr>
        <w:t>-</w:t>
      </w:r>
      <w:r w:rsidRPr="009E2150">
        <w:rPr>
          <w:b/>
          <w:bCs/>
          <w:lang w:val="en-SG"/>
        </w:rPr>
        <w:t>homes listings</w:t>
      </w:r>
      <w:r w:rsidRPr="009E2150">
        <w:rPr>
          <w:lang w:val="en-SG"/>
        </w:rPr>
        <w:t xml:space="preserve">, and </w:t>
      </w:r>
      <w:r w:rsidRPr="009E2150">
        <w:rPr>
          <w:b/>
          <w:bCs/>
          <w:lang w:val="en-SG"/>
        </w:rPr>
        <w:t>1 in 8 of all listings in London</w:t>
      </w:r>
      <w:r w:rsidRPr="009E2150">
        <w:rPr>
          <w:lang w:val="en-SG"/>
        </w:rPr>
        <w:t>.</w:t>
      </w:r>
      <w:r w:rsidRPr="009E2150">
        <w:t> </w:t>
      </w:r>
    </w:p>
    <w:p w14:paraId="20C892E5" w14:textId="5CDC1A4B" w:rsidR="006F1E2B" w:rsidRPr="009E2150" w:rsidRDefault="009E2150" w:rsidP="00C616CA">
      <w:r w:rsidRPr="009E2150">
        <w:rPr>
          <w:lang w:val="en-SG"/>
        </w:rPr>
        <w:t>Again, inner London boroughs show the highest rates of intense use. Westminster, Camden and Islington had 27%, 25% and 23% of entire home listings as frequent lets, respectively.</w:t>
      </w:r>
      <w:r w:rsidRPr="009E2150">
        <w:t> </w:t>
      </w:r>
    </w:p>
    <w:p w14:paraId="69229CD2" w14:textId="4E3F0F91" w:rsidR="009E2150" w:rsidRPr="009E2150" w:rsidRDefault="009E2150" w:rsidP="009E2150">
      <w:r w:rsidRPr="009E2150">
        <w:rPr>
          <w:lang w:val="en-SG"/>
        </w:rPr>
        <w:t>Notwithstanding the sensitivity of assumptions</w:t>
      </w:r>
      <w:del w:id="48" w:author="Tee, Benjamin" w:date="2025-12-09T11:25:00Z" w16du:dateUtc="2025-12-09T11:25:00Z">
        <w:r w:rsidRPr="009E2150" w:rsidDel="00137FB6">
          <w:rPr>
            <w:lang w:val="en-SG"/>
          </w:rPr>
          <w:delText xml:space="preserve"> </w:delText>
        </w:r>
        <w:commentRangeStart w:id="49"/>
        <w:r w:rsidRPr="009E2150" w:rsidDel="00137FB6">
          <w:rPr>
            <w:lang w:val="en-SG"/>
          </w:rPr>
          <w:delText>used by Inside Airbnb</w:delText>
        </w:r>
      </w:del>
      <w:commentRangeEnd w:id="49"/>
      <w:r w:rsidR="00137FB6" w:rsidRPr="009E2150">
        <w:rPr>
          <w:rStyle w:val="CommentReference"/>
          <w:sz w:val="24"/>
          <w:szCs w:val="24"/>
          <w:lang w:val="en-SG"/>
        </w:rPr>
        <w:commentReference w:id="49"/>
      </w:r>
      <w:r w:rsidRPr="009E2150">
        <w:rPr>
          <w:lang w:val="en-SG"/>
        </w:rPr>
        <w:t xml:space="preserve">, we expect this to be a conservative estimate, given the reported likelihood of multiple listings of the same property, which some owners have used to circumvent the 90-day </w:t>
      </w:r>
      <w:commentRangeStart w:id="50"/>
      <w:r w:rsidRPr="009E2150">
        <w:rPr>
          <w:lang w:val="en-SG"/>
        </w:rPr>
        <w:t>rule</w:t>
      </w:r>
      <w:commentRangeEnd w:id="50"/>
      <w:r w:rsidR="0028440D">
        <w:rPr>
          <w:rStyle w:val="CommentReference"/>
          <w:sz w:val="24"/>
          <w:szCs w:val="24"/>
          <w:lang w:val="en-SG"/>
        </w:rPr>
        <w:commentReference w:id="50"/>
      </w:r>
      <w:r w:rsidR="00CD4E9F">
        <w:rPr>
          <w:lang w:val="en-SG"/>
        </w:rPr>
        <w:t xml:space="preserve"> [</w:t>
      </w:r>
      <w:commentRangeStart w:id="51"/>
      <w:r w:rsidR="00CD4E9F">
        <w:rPr>
          <w:lang w:val="en-SG"/>
        </w:rPr>
        <w:t>fn3</w:t>
      </w:r>
      <w:commentRangeEnd w:id="51"/>
      <w:r w:rsidR="00CD4E9F">
        <w:rPr>
          <w:rStyle w:val="CommentReference"/>
          <w:sz w:val="24"/>
          <w:szCs w:val="24"/>
          <w:lang w:val="en-SG"/>
        </w:rPr>
        <w:commentReference w:id="51"/>
      </w:r>
      <w:r w:rsidR="00CD4E9F">
        <w:rPr>
          <w:lang w:val="en-SG"/>
        </w:rPr>
        <w:t>, 4]</w:t>
      </w:r>
      <w:r w:rsidRPr="009E2150">
        <w:rPr>
          <w:lang w:val="en-SG"/>
        </w:rPr>
        <w:t>.</w:t>
      </w:r>
      <w:r w:rsidRPr="009E2150">
        <w:t> </w:t>
      </w:r>
    </w:p>
    <w:p w14:paraId="32EABEAD" w14:textId="57913AF1" w:rsidR="009E2150" w:rsidRPr="007C55B9" w:rsidRDefault="009E2150" w:rsidP="007C55B9">
      <w:r w:rsidRPr="009E2150">
        <w:rPr>
          <w:lang w:val="en-SG"/>
        </w:rPr>
        <w:t>One action that could be taken in response to the opposition’s claims is to investigate how many of these listings are compliant with the planning permission requirement and take the appropriate enforcement action against hosts in breach</w:t>
      </w:r>
      <w:r w:rsidRPr="00C977C2">
        <w:rPr>
          <w:lang w:val="en-SG"/>
        </w:rPr>
        <w:t>.</w:t>
      </w:r>
      <w:r w:rsidR="00DE45D8" w:rsidRPr="00C977C2">
        <w:rPr>
          <w:lang w:val="en-SG"/>
        </w:rPr>
        <w:t xml:space="preserve"> [This of course implies a commitment of finances and resource.]</w:t>
      </w:r>
    </w:p>
    <w:p w14:paraId="75FC0C1C" w14:textId="77777777" w:rsidR="00D54847" w:rsidRPr="00DF5F32" w:rsidRDefault="00D54847">
      <w:pPr>
        <w:pStyle w:val="ListParagraph"/>
        <w:numPr>
          <w:ilvl w:val="0"/>
          <w:numId w:val="28"/>
        </w:numPr>
        <w:rPr>
          <w:b/>
          <w:bCs/>
          <w:rPrChange w:id="52" w:author="Tee, Benjamin" w:date="2025-12-09T11:35:00Z" w16du:dateUtc="2025-12-09T11:35:00Z">
            <w:rPr/>
          </w:rPrChange>
        </w:rPr>
        <w:pPrChange w:id="53" w:author="Tee, Benjamin" w:date="2025-12-09T11:35:00Z" w16du:dateUtc="2025-12-09T11:35:00Z">
          <w:pPr/>
        </w:pPrChange>
      </w:pPr>
      <w:r w:rsidRPr="00DF5F32">
        <w:rPr>
          <w:b/>
          <w:bCs/>
          <w:rPrChange w:id="54" w:author="Tee, Benjamin" w:date="2025-12-09T11:35:00Z" w16du:dateUtc="2025-12-09T11:35:00Z">
            <w:rPr/>
          </w:rPrChange>
        </w:rPr>
        <w:t xml:space="preserve">Taking back “control”? </w:t>
      </w:r>
    </w:p>
    <w:p w14:paraId="34D12ECA" w14:textId="1FE543BD" w:rsidR="00A95DD3" w:rsidRDefault="0012565A" w:rsidP="0012565A">
      <w:r w:rsidRPr="0012565A">
        <w:t xml:space="preserve">The opposition proposes that “professional” landlords’ properties should be subject to registration and increased council tax. </w:t>
      </w:r>
      <w:r w:rsidR="00A95DD3">
        <w:t xml:space="preserve">As above, the </w:t>
      </w:r>
      <w:proofErr w:type="gramStart"/>
      <w:r w:rsidR="00A95DD3">
        <w:t>Mayor’s</w:t>
      </w:r>
      <w:proofErr w:type="gramEnd"/>
      <w:r w:rsidR="00A95DD3">
        <w:t xml:space="preserve"> office has already proposed a registration system for </w:t>
      </w:r>
      <w:del w:id="55" w:author="Hughes, Owen" w:date="2025-12-10T14:07:00Z">
        <w:r w:rsidR="00A95DD3">
          <w:delText>landlords</w:delText>
        </w:r>
      </w:del>
      <w:ins w:id="56" w:author="Hughes, Owen" w:date="2025-12-10T14:07:00Z">
        <w:r w:rsidR="4895FD4B">
          <w:t>landlords,</w:t>
        </w:r>
      </w:ins>
      <w:r w:rsidR="0064776E">
        <w:t xml:space="preserve"> and this should be made clear in any response to the opposition</w:t>
      </w:r>
      <w:r w:rsidR="00A95DD3">
        <w:t xml:space="preserve">. </w:t>
      </w:r>
    </w:p>
    <w:p w14:paraId="47D1F1B6" w14:textId="69A2E888" w:rsidR="00A95DD3" w:rsidRDefault="00A95DD3" w:rsidP="0012565A">
      <w:r>
        <w:t>The opposition has not defined</w:t>
      </w:r>
      <w:r w:rsidR="0012565A">
        <w:t xml:space="preserve"> </w:t>
      </w:r>
      <w:r w:rsidR="0012565A" w:rsidRPr="0012565A">
        <w:t>“professional” landlord</w:t>
      </w:r>
      <w:r>
        <w:t xml:space="preserve"> or provided details of how such a system would be implemented</w:t>
      </w:r>
      <w:r w:rsidR="0012565A" w:rsidRPr="0012565A">
        <w:t>.</w:t>
      </w:r>
      <w:r>
        <w:t xml:space="preserve"> We therefore attempt to define and scope these points to aid </w:t>
      </w:r>
      <w:del w:id="57" w:author="Tee, Benjamin" w:date="2025-12-09T11:26:00Z" w16du:dateUtc="2025-12-09T11:26:00Z">
        <w:r w:rsidDel="00137FB6">
          <w:delText xml:space="preserve">in formulating  </w:delText>
        </w:r>
      </w:del>
      <w:r>
        <w:t>a response.</w:t>
      </w:r>
    </w:p>
    <w:p w14:paraId="1F7E008A" w14:textId="5876E66E" w:rsidR="00A95DD3" w:rsidRPr="00A95DD3" w:rsidRDefault="00A95DD3" w:rsidP="0012565A">
      <w:pPr>
        <w:rPr>
          <w:u w:val="single"/>
        </w:rPr>
      </w:pPr>
      <w:r>
        <w:rPr>
          <w:u w:val="single"/>
        </w:rPr>
        <w:t>What is a professional landlord?</w:t>
      </w:r>
    </w:p>
    <w:p w14:paraId="63F45727" w14:textId="20098FA3" w:rsidR="0012565A" w:rsidRPr="0012565A" w:rsidRDefault="0012565A" w:rsidP="0012565A">
      <w:r w:rsidRPr="0012565A">
        <w:rPr>
          <w:lang w:val="en-SG"/>
        </w:rPr>
        <w:t xml:space="preserve">Studies suggest that a company or individual that owns and operates 2 or more </w:t>
      </w:r>
      <w:r>
        <w:rPr>
          <w:lang w:val="en-SG"/>
        </w:rPr>
        <w:t xml:space="preserve">entire homes </w:t>
      </w:r>
      <w:r w:rsidRPr="0012565A">
        <w:rPr>
          <w:lang w:val="en-SG"/>
        </w:rPr>
        <w:t xml:space="preserve">can be classed as a commercial or professional landlord. </w:t>
      </w:r>
      <w:r w:rsidRPr="0012565A">
        <w:t xml:space="preserve">Such "multi-listing hosts" are significant drivers of increase in rent and </w:t>
      </w:r>
      <w:r>
        <w:t xml:space="preserve">of </w:t>
      </w:r>
      <w:r w:rsidRPr="0012565A">
        <w:t>Airbnb's profit in London</w:t>
      </w:r>
      <w:r w:rsidRPr="0012565A">
        <w:rPr>
          <w:lang w:val="en-SG"/>
        </w:rPr>
        <w:t xml:space="preserve"> (Todd et al., Cox and Slee).</w:t>
      </w:r>
      <w:r w:rsidRPr="0012565A">
        <w:t> </w:t>
      </w:r>
    </w:p>
    <w:p w14:paraId="2FC04F1C" w14:textId="77777777" w:rsidR="0012565A" w:rsidRPr="0012565A" w:rsidRDefault="0012565A" w:rsidP="0012565A">
      <w:r w:rsidRPr="0012565A">
        <w:rPr>
          <w:lang w:val="en-SG"/>
        </w:rPr>
        <w:t>The data show that</w:t>
      </w:r>
      <w:r w:rsidRPr="0012565A">
        <w:t xml:space="preserve"> a </w:t>
      </w:r>
      <w:r w:rsidRPr="0012565A">
        <w:rPr>
          <w:b/>
          <w:bCs/>
        </w:rPr>
        <w:t>small number of hosts are responsible for a disproportionately large number of listings in London</w:t>
      </w:r>
      <w:r w:rsidRPr="0012565A">
        <w:t xml:space="preserve"> (</w:t>
      </w:r>
      <w:r w:rsidRPr="0012565A">
        <w:rPr>
          <w:u w:val="single"/>
        </w:rPr>
        <w:t>Figure 2.1</w:t>
      </w:r>
      <w:r w:rsidRPr="0012565A">
        <w:t>): </w:t>
      </w:r>
    </w:p>
    <w:p w14:paraId="7FA79F3D" w14:textId="5043FB84" w:rsidR="0012565A" w:rsidRPr="0012565A" w:rsidRDefault="0012565A" w:rsidP="0012565A">
      <w:pPr>
        <w:numPr>
          <w:ilvl w:val="0"/>
          <w:numId w:val="13"/>
        </w:numPr>
      </w:pPr>
      <w:r w:rsidRPr="0012565A">
        <w:rPr>
          <w:b/>
          <w:bCs/>
        </w:rPr>
        <w:t xml:space="preserve">27,108 (85%) </w:t>
      </w:r>
      <w:r w:rsidRPr="0012565A">
        <w:t>hosts own only 1 entire property (</w:t>
      </w:r>
      <w:r>
        <w:t>“</w:t>
      </w:r>
      <w:r w:rsidRPr="0012565A">
        <w:t>single-listing hosts</w:t>
      </w:r>
      <w:r>
        <w:t>”</w:t>
      </w:r>
      <w:r w:rsidRPr="0012565A">
        <w:t>), and they are responsible for 47% of listings. </w:t>
      </w:r>
    </w:p>
    <w:p w14:paraId="5C94DE98" w14:textId="3CC0ECAA" w:rsidR="0012565A" w:rsidRPr="0012565A" w:rsidRDefault="0012565A" w:rsidP="0012565A">
      <w:pPr>
        <w:numPr>
          <w:ilvl w:val="0"/>
          <w:numId w:val="14"/>
        </w:numPr>
      </w:pPr>
      <w:r w:rsidRPr="0012565A">
        <w:rPr>
          <w:b/>
          <w:bCs/>
        </w:rPr>
        <w:t xml:space="preserve">4,966 (15%) </w:t>
      </w:r>
      <w:r w:rsidRPr="0012565A">
        <w:t>hosts own two or more entire properties (</w:t>
      </w:r>
      <w:r>
        <w:t>“</w:t>
      </w:r>
      <w:r w:rsidRPr="0012565A">
        <w:t>multi-listing hosts</w:t>
      </w:r>
      <w:r>
        <w:t>”</w:t>
      </w:r>
      <w:r w:rsidRPr="0012565A">
        <w:t>), and they disproportionately make up 53% of listings. </w:t>
      </w:r>
    </w:p>
    <w:p w14:paraId="562C5BBD" w14:textId="52FC8681" w:rsidR="0012565A" w:rsidRPr="0012565A" w:rsidRDefault="0012565A" w:rsidP="0012565A">
      <w:pPr>
        <w:numPr>
          <w:ilvl w:val="0"/>
          <w:numId w:val="15"/>
        </w:numPr>
      </w:pPr>
      <w:r w:rsidRPr="0012565A">
        <w:rPr>
          <w:b/>
          <w:bCs/>
        </w:rPr>
        <w:t>15 (0.05%)</w:t>
      </w:r>
      <w:r w:rsidRPr="0012565A">
        <w:t xml:space="preserve"> hosts own over 100 entire properties; between them, they own 5% of listings. </w:t>
      </w:r>
    </w:p>
    <w:p w14:paraId="206C0EAD" w14:textId="269AE971" w:rsidR="006F1E2B" w:rsidRDefault="00C21352" w:rsidP="006F1E2B">
      <w:pPr>
        <w:jc w:val="center"/>
      </w:pPr>
      <w:r w:rsidRPr="00C21352">
        <w:rPr>
          <w:noProof/>
        </w:rPr>
        <w:drawing>
          <wp:inline distT="0" distB="0" distL="0" distR="0" wp14:anchorId="1FFA5B16" wp14:editId="622EFF7E">
            <wp:extent cx="5731510" cy="3627120"/>
            <wp:effectExtent l="0" t="0" r="2540" b="0"/>
            <wp:docPr id="914968641" name="Picture 1" descr="A graph of numbers and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68641" name="Picture 1" descr="A graph of numbers and percentages&#10;&#10;AI-generated content may be incorrect."/>
                    <pic:cNvPicPr/>
                  </pic:nvPicPr>
                  <pic:blipFill>
                    <a:blip r:embed="rId16"/>
                    <a:stretch>
                      <a:fillRect/>
                    </a:stretch>
                  </pic:blipFill>
                  <pic:spPr>
                    <a:xfrm>
                      <a:off x="0" y="0"/>
                      <a:ext cx="5731510" cy="3627120"/>
                    </a:xfrm>
                    <a:prstGeom prst="rect">
                      <a:avLst/>
                    </a:prstGeom>
                  </pic:spPr>
                </pic:pic>
              </a:graphicData>
            </a:graphic>
          </wp:inline>
        </w:drawing>
      </w:r>
    </w:p>
    <w:p w14:paraId="7EC8386C" w14:textId="47505A30" w:rsidR="0012565A" w:rsidRPr="0012565A" w:rsidRDefault="0012565A" w:rsidP="0012565A">
      <w:del w:id="58" w:author="Tee, Benjamin" w:date="2025-12-09T11:27:00Z" w16du:dateUtc="2025-12-09T11:27:00Z">
        <w:r w:rsidRPr="0012565A" w:rsidDel="005C5031">
          <w:delText xml:space="preserve">We note also that </w:delText>
        </w:r>
      </w:del>
      <w:ins w:id="59" w:author="Tee, Benjamin" w:date="2025-12-09T11:27:00Z" w16du:dateUtc="2025-12-09T11:27:00Z">
        <w:r w:rsidR="005C5031">
          <w:t>A</w:t>
        </w:r>
      </w:ins>
      <w:del w:id="60" w:author="Tee, Benjamin" w:date="2025-12-09T11:27:00Z" w16du:dateUtc="2025-12-09T11:27:00Z">
        <w:r w:rsidRPr="0012565A" w:rsidDel="005C5031">
          <w:delText>a</w:delText>
        </w:r>
      </w:del>
      <w:r w:rsidRPr="0012565A">
        <w:t xml:space="preserve"> </w:t>
      </w:r>
      <w:r w:rsidR="0229B025">
        <w:t>larger</w:t>
      </w:r>
      <w:r w:rsidRPr="0012565A">
        <w:t xml:space="preserve"> proportion of properties belonging to multi-listings hosts were let out for 90 or more days (“frequent lets”) (14%), compared to properties belonging to single-listing hosts (7%). </w:t>
      </w:r>
    </w:p>
    <w:p w14:paraId="62299479" w14:textId="694C3A7F" w:rsidR="0012565A" w:rsidRPr="0012565A" w:rsidRDefault="0012565A" w:rsidP="0012565A">
      <w:r w:rsidRPr="0012565A">
        <w:t>Using the two-property threshold, therefore, 15</w:t>
      </w:r>
      <w:del w:id="61" w:author="Southall, Alice" w:date="2025-12-09T15:50:00Z">
        <w:r w:rsidRPr="0012565A">
          <w:delText>.</w:delText>
        </w:r>
        <w:commentRangeStart w:id="62"/>
        <w:r w:rsidRPr="0012565A">
          <w:delText>5</w:delText>
        </w:r>
      </w:del>
      <w:commentRangeEnd w:id="62"/>
      <w:r w:rsidR="0064776E" w:rsidRPr="0012565A">
        <w:rPr>
          <w:rStyle w:val="CommentReference"/>
          <w:sz w:val="24"/>
          <w:szCs w:val="24"/>
        </w:rPr>
        <w:commentReference w:id="62"/>
      </w:r>
      <w:r w:rsidRPr="0012565A">
        <w:t xml:space="preserve">% of </w:t>
      </w:r>
      <w:ins w:id="63" w:author="Tee, Benjamin" w:date="2025-12-09T22:43:00Z" w16du:dateUtc="2025-12-09T22:43:00Z">
        <w:r w:rsidR="0053190B">
          <w:t xml:space="preserve">Airbnb </w:t>
        </w:r>
      </w:ins>
      <w:r w:rsidRPr="0012565A">
        <w:t xml:space="preserve">hosts currently letting entire homes in London </w:t>
      </w:r>
      <w:del w:id="64" w:author="Tee, Benjamin" w:date="2025-12-09T22:43:00Z" w16du:dateUtc="2025-12-09T22:43:00Z">
        <w:r w:rsidRPr="0012565A" w:rsidDel="0053190B">
          <w:delText xml:space="preserve">on Airbnb </w:delText>
        </w:r>
      </w:del>
      <w:r w:rsidRPr="0012565A">
        <w:t xml:space="preserve">would </w:t>
      </w:r>
      <w:r w:rsidR="00A95DD3">
        <w:t>be treated as</w:t>
      </w:r>
      <w:r w:rsidRPr="0012565A">
        <w:t xml:space="preserve"> “professional” </w:t>
      </w:r>
      <w:r w:rsidR="00CD4E9F">
        <w:t>landlords</w:t>
      </w:r>
      <w:r w:rsidRPr="0012565A">
        <w:t>. </w:t>
      </w:r>
    </w:p>
    <w:p w14:paraId="7031CEEE" w14:textId="77777777" w:rsidR="0012565A" w:rsidRPr="0012565A" w:rsidRDefault="0012565A" w:rsidP="0012565A">
      <w:r w:rsidRPr="0012565A">
        <w:rPr>
          <w:lang w:val="en-SG"/>
        </w:rPr>
        <w:t>We test the robustness of this analysis in a London context by:</w:t>
      </w:r>
      <w:r w:rsidRPr="0012565A">
        <w:t> </w:t>
      </w:r>
    </w:p>
    <w:p w14:paraId="41DC6CA8" w14:textId="294E0122" w:rsidR="0012565A" w:rsidRPr="0012565A" w:rsidRDefault="0012565A" w:rsidP="0012565A">
      <w:pPr>
        <w:numPr>
          <w:ilvl w:val="0"/>
          <w:numId w:val="16"/>
        </w:numPr>
      </w:pPr>
      <w:r w:rsidRPr="0012565A">
        <w:rPr>
          <w:lang w:val="en-SG"/>
        </w:rPr>
        <w:t xml:space="preserve">Establishing the income </w:t>
      </w:r>
      <w:del w:id="65" w:author="Tee, Benjamin" w:date="2025-12-09T11:27:00Z" w16du:dateUtc="2025-12-09T11:27:00Z">
        <w:r w:rsidRPr="0012565A" w:rsidDel="004039BB">
          <w:rPr>
            <w:lang w:val="en-SG"/>
          </w:rPr>
          <w:delText xml:space="preserve">that can be </w:delText>
        </w:r>
      </w:del>
      <w:r w:rsidRPr="0012565A">
        <w:rPr>
          <w:lang w:val="en-SG"/>
        </w:rPr>
        <w:t xml:space="preserve">earned from renting out </w:t>
      </w:r>
      <w:r>
        <w:rPr>
          <w:lang w:val="en-SG"/>
        </w:rPr>
        <w:t xml:space="preserve">entire homes </w:t>
      </w:r>
      <w:r w:rsidRPr="0012565A">
        <w:rPr>
          <w:lang w:val="en-SG"/>
        </w:rPr>
        <w:t>on Airbnb.</w:t>
      </w:r>
      <w:r w:rsidRPr="0012565A">
        <w:t> </w:t>
      </w:r>
    </w:p>
    <w:p w14:paraId="2458A38C" w14:textId="099FE2BF" w:rsidR="0012565A" w:rsidRPr="0012565A" w:rsidRDefault="0012565A" w:rsidP="0012565A">
      <w:pPr>
        <w:numPr>
          <w:ilvl w:val="0"/>
          <w:numId w:val="17"/>
        </w:numPr>
      </w:pPr>
      <w:r w:rsidRPr="0012565A">
        <w:rPr>
          <w:lang w:val="en-SG"/>
        </w:rPr>
        <w:t xml:space="preserve">Comparing </w:t>
      </w:r>
      <w:del w:id="66" w:author="Tee, Benjamin" w:date="2025-12-09T11:27:00Z" w16du:dateUtc="2025-12-09T11:27:00Z">
        <w:r w:rsidRPr="0012565A" w:rsidDel="004039BB">
          <w:rPr>
            <w:lang w:val="en-SG"/>
          </w:rPr>
          <w:delText>that figure</w:delText>
        </w:r>
      </w:del>
      <w:ins w:id="67" w:author="Tee, Benjamin" w:date="2025-12-09T11:27:00Z" w16du:dateUtc="2025-12-09T11:27:00Z">
        <w:r w:rsidR="004039BB">
          <w:rPr>
            <w:lang w:val="en-SG"/>
          </w:rPr>
          <w:t>this</w:t>
        </w:r>
      </w:ins>
      <w:r w:rsidRPr="0012565A">
        <w:rPr>
          <w:lang w:val="en-SG"/>
        </w:rPr>
        <w:t xml:space="preserve"> with </w:t>
      </w:r>
      <w:r>
        <w:rPr>
          <w:lang w:val="en-SG"/>
        </w:rPr>
        <w:t xml:space="preserve">the London </w:t>
      </w:r>
      <w:r w:rsidRPr="0012565A">
        <w:rPr>
          <w:lang w:val="en-SG"/>
        </w:rPr>
        <w:t xml:space="preserve">median income, on the basis that a </w:t>
      </w:r>
      <w:r w:rsidR="00CD4E9F">
        <w:rPr>
          <w:lang w:val="en-SG"/>
        </w:rPr>
        <w:t xml:space="preserve">host </w:t>
      </w:r>
      <w:r w:rsidRPr="0012565A">
        <w:rPr>
          <w:lang w:val="en-SG"/>
        </w:rPr>
        <w:t xml:space="preserve">earning this much could, in theory, treat this as their sole employment. The </w:t>
      </w:r>
      <w:r>
        <w:rPr>
          <w:lang w:val="en-SG"/>
        </w:rPr>
        <w:t xml:space="preserve">latest (2022-23) </w:t>
      </w:r>
      <w:r w:rsidRPr="0012565A">
        <w:rPr>
          <w:lang w:val="en-SG"/>
        </w:rPr>
        <w:t xml:space="preserve">London Data Store </w:t>
      </w:r>
      <w:r>
        <w:rPr>
          <w:lang w:val="en-SG"/>
        </w:rPr>
        <w:t xml:space="preserve">figures </w:t>
      </w:r>
      <w:r w:rsidRPr="0012565A">
        <w:rPr>
          <w:lang w:val="en-SG"/>
        </w:rPr>
        <w:t xml:space="preserve">give the median income for London as </w:t>
      </w:r>
      <w:r w:rsidRPr="00B36A64">
        <w:rPr>
          <w:b/>
          <w:bCs/>
          <w:lang w:val="en-SG"/>
          <w:rPrChange w:id="68" w:author="Tee, Benjamin" w:date="2025-12-10T08:25:00Z" w16du:dateUtc="2025-12-10T08:25:00Z">
            <w:rPr>
              <w:lang w:val="en-SG"/>
            </w:rPr>
          </w:rPrChange>
        </w:rPr>
        <w:t>**£34,</w:t>
      </w:r>
      <w:commentRangeStart w:id="69"/>
      <w:r w:rsidRPr="00B36A64">
        <w:rPr>
          <w:b/>
          <w:bCs/>
          <w:lang w:val="en-SG"/>
          <w:rPrChange w:id="70" w:author="Tee, Benjamin" w:date="2025-12-10T08:25:00Z" w16du:dateUtc="2025-12-10T08:25:00Z">
            <w:rPr>
              <w:lang w:val="en-SG"/>
            </w:rPr>
          </w:rPrChange>
        </w:rPr>
        <w:t>100</w:t>
      </w:r>
      <w:commentRangeEnd w:id="69"/>
      <w:r w:rsidRPr="00B36A64">
        <w:rPr>
          <w:rStyle w:val="CommentReference"/>
          <w:b/>
          <w:bCs/>
          <w:sz w:val="24"/>
          <w:szCs w:val="24"/>
          <w:lang w:val="en-SG"/>
          <w:rPrChange w:id="71" w:author="Tee, Benjamin" w:date="2025-12-10T08:25:00Z" w16du:dateUtc="2025-12-10T08:25:00Z">
            <w:rPr>
              <w:rStyle w:val="CommentReference"/>
              <w:sz w:val="24"/>
              <w:szCs w:val="24"/>
              <w:lang w:val="en-SG"/>
            </w:rPr>
          </w:rPrChange>
        </w:rPr>
        <w:commentReference w:id="69"/>
      </w:r>
      <w:r w:rsidRPr="00B36A64">
        <w:rPr>
          <w:b/>
          <w:bCs/>
          <w:lang w:val="en-SG"/>
          <w:rPrChange w:id="72" w:author="Tee, Benjamin" w:date="2025-12-10T08:25:00Z" w16du:dateUtc="2025-12-10T08:25:00Z">
            <w:rPr>
              <w:lang w:val="en-SG"/>
            </w:rPr>
          </w:rPrChange>
        </w:rPr>
        <w:t>**.</w:t>
      </w:r>
      <w:r w:rsidRPr="0012565A">
        <w:rPr>
          <w:lang w:val="en-SG"/>
        </w:rPr>
        <w:t> </w:t>
      </w:r>
    </w:p>
    <w:p w14:paraId="0D9D1FF8" w14:textId="1BD5E761" w:rsidR="0012565A" w:rsidRPr="0012565A" w:rsidRDefault="0012565A" w:rsidP="0012565A">
      <w:r w:rsidRPr="0012565A">
        <w:rPr>
          <w:lang w:val="en-SG"/>
        </w:rPr>
        <w:t>Based on estimated revenues</w:t>
      </w:r>
      <w:r w:rsidR="0064776E">
        <w:rPr>
          <w:lang w:val="en-SG"/>
        </w:rPr>
        <w:t>:</w:t>
      </w:r>
      <w:r w:rsidRPr="0012565A">
        <w:t> </w:t>
      </w:r>
    </w:p>
    <w:p w14:paraId="5FE0225E" w14:textId="3755FFA6" w:rsidR="0012565A" w:rsidRPr="0012565A" w:rsidRDefault="0012565A" w:rsidP="0012565A">
      <w:pPr>
        <w:numPr>
          <w:ilvl w:val="0"/>
          <w:numId w:val="20"/>
        </w:numPr>
      </w:pPr>
      <w:r w:rsidRPr="0012565A">
        <w:rPr>
          <w:lang w:val="en-SG"/>
        </w:rPr>
        <w:t xml:space="preserve">The median single-listing host renting out their home for </w:t>
      </w:r>
      <w:r w:rsidR="00A95DD3">
        <w:rPr>
          <w:lang w:val="en-SG"/>
        </w:rPr>
        <w:t>“</w:t>
      </w:r>
      <w:r w:rsidRPr="0012565A">
        <w:rPr>
          <w:lang w:val="en-SG"/>
        </w:rPr>
        <w:t>standard lets</w:t>
      </w:r>
      <w:r w:rsidR="00A95DD3">
        <w:rPr>
          <w:lang w:val="en-SG"/>
        </w:rPr>
        <w:t>”</w:t>
      </w:r>
      <w:r w:rsidRPr="0012565A">
        <w:rPr>
          <w:lang w:val="en-SG"/>
        </w:rPr>
        <w:t xml:space="preserve"> </w:t>
      </w:r>
      <w:del w:id="73" w:author="Hughes, Owen" w:date="2025-12-09T15:46:00Z">
        <w:r w:rsidRPr="2B37BFA0">
          <w:rPr>
            <w:lang w:val="en-SG"/>
          </w:rPr>
          <w:delText>(</w:delText>
        </w:r>
        <w:r w:rsidR="00A95DD3" w:rsidRPr="2B37BFA0">
          <w:rPr>
            <w:lang w:val="en-SG"/>
          </w:rPr>
          <w:delText>that is, not “frequent lets”)</w:delText>
        </w:r>
      </w:del>
      <w:r w:rsidRPr="0012565A">
        <w:rPr>
          <w:lang w:val="en-SG"/>
        </w:rPr>
        <w:t xml:space="preserve"> earned </w:t>
      </w:r>
      <w:r w:rsidRPr="0012565A">
        <w:rPr>
          <w:b/>
          <w:bCs/>
          <w:lang w:val="en-SG"/>
        </w:rPr>
        <w:t>£4,858</w:t>
      </w:r>
      <w:r w:rsidRPr="0012565A">
        <w:rPr>
          <w:lang w:val="en-SG"/>
        </w:rPr>
        <w:t xml:space="preserve"> a year per property, while the median multi-listing host earned </w:t>
      </w:r>
      <w:r w:rsidRPr="0012565A">
        <w:rPr>
          <w:b/>
          <w:bCs/>
          <w:lang w:val="en-SG"/>
        </w:rPr>
        <w:t>£5,600</w:t>
      </w:r>
      <w:r w:rsidRPr="0012565A">
        <w:rPr>
          <w:lang w:val="en-SG"/>
        </w:rPr>
        <w:t>.</w:t>
      </w:r>
      <w:r w:rsidRPr="0012565A">
        <w:t> </w:t>
      </w:r>
    </w:p>
    <w:p w14:paraId="34934F9C" w14:textId="5FB4BC53" w:rsidR="0012565A" w:rsidRDefault="0012565A" w:rsidP="0012565A">
      <w:pPr>
        <w:numPr>
          <w:ilvl w:val="0"/>
          <w:numId w:val="21"/>
        </w:numPr>
      </w:pPr>
      <w:r w:rsidRPr="0012565A">
        <w:rPr>
          <w:lang w:val="en-SG"/>
        </w:rPr>
        <w:t xml:space="preserve">The median single-listing </w:t>
      </w:r>
      <w:r w:rsidR="00A95DD3">
        <w:rPr>
          <w:lang w:val="en-SG"/>
        </w:rPr>
        <w:t xml:space="preserve">“frequent lets” </w:t>
      </w:r>
      <w:r w:rsidRPr="0012565A">
        <w:rPr>
          <w:lang w:val="en-SG"/>
        </w:rPr>
        <w:t xml:space="preserve">host earned </w:t>
      </w:r>
      <w:r w:rsidRPr="0012565A">
        <w:rPr>
          <w:b/>
          <w:bCs/>
          <w:lang w:val="en-SG"/>
        </w:rPr>
        <w:t>£</w:t>
      </w:r>
      <w:del w:id="74" w:author="Tee, Benjamin" w:date="2025-12-09T13:31:00Z" w16du:dateUtc="2025-12-09T13:31:00Z">
        <w:r w:rsidRPr="0012565A" w:rsidDel="00240029">
          <w:rPr>
            <w:b/>
            <w:bCs/>
            <w:lang w:val="en-SG"/>
          </w:rPr>
          <w:delText>5,600</w:delText>
        </w:r>
      </w:del>
      <w:ins w:id="75" w:author="Tee, Benjamin" w:date="2025-12-09T13:31:00Z" w16du:dateUtc="2025-12-09T13:31:00Z">
        <w:r w:rsidR="00240029">
          <w:rPr>
            <w:b/>
            <w:bCs/>
            <w:lang w:val="en-SG"/>
          </w:rPr>
          <w:t>24,000</w:t>
        </w:r>
      </w:ins>
      <w:r w:rsidRPr="0012565A">
        <w:rPr>
          <w:lang w:val="en-SG"/>
        </w:rPr>
        <w:t xml:space="preserve"> a year per property, while</w:t>
      </w:r>
      <w:r w:rsidR="00A95DD3">
        <w:rPr>
          <w:lang w:val="en-SG"/>
        </w:rPr>
        <w:t xml:space="preserve"> </w:t>
      </w:r>
      <w:r w:rsidRPr="0012565A">
        <w:rPr>
          <w:lang w:val="en-SG"/>
        </w:rPr>
        <w:t xml:space="preserve">multi-listing </w:t>
      </w:r>
      <w:r w:rsidR="00A95DD3">
        <w:rPr>
          <w:lang w:val="en-SG"/>
        </w:rPr>
        <w:t xml:space="preserve">“frequent lets” </w:t>
      </w:r>
      <w:r w:rsidRPr="0012565A">
        <w:rPr>
          <w:lang w:val="en-SG"/>
        </w:rPr>
        <w:t xml:space="preserve">hosts earned </w:t>
      </w:r>
      <w:r w:rsidRPr="0012565A">
        <w:rPr>
          <w:b/>
          <w:bCs/>
          <w:lang w:val="en-SG"/>
        </w:rPr>
        <w:t>£30,300</w:t>
      </w:r>
      <w:r w:rsidRPr="0012565A">
        <w:rPr>
          <w:lang w:val="en-SG"/>
        </w:rPr>
        <w:t>.</w:t>
      </w:r>
      <w:r w:rsidRPr="0012565A">
        <w:t> </w:t>
      </w:r>
    </w:p>
    <w:p w14:paraId="2DF2F7AF" w14:textId="54FF4A87" w:rsidR="7D259FE6" w:rsidRPr="00ED1AF4" w:rsidDel="00ED1AF4" w:rsidRDefault="00EA449B">
      <w:pPr>
        <w:pStyle w:val="ListParagraph"/>
        <w:numPr>
          <w:ilvl w:val="0"/>
          <w:numId w:val="21"/>
        </w:numPr>
        <w:ind w:left="0"/>
        <w:rPr>
          <w:ins w:id="76" w:author="Southall, Alice" w:date="2025-12-09T16:17:00Z" w16du:dateUtc="2025-12-09T16:17:14Z"/>
          <w:del w:id="77" w:author="Tee, Benjamin" w:date="2025-12-10T09:11:00Z" w16du:dateUtc="2025-12-10T09:11:00Z"/>
          <w:lang w:val="en-SG"/>
        </w:rPr>
        <w:pPrChange w:id="78" w:author="Tee, Benjamin" w:date="2025-12-10T09:11:00Z" w16du:dateUtc="2025-12-10T09:11:00Z">
          <w:pPr>
            <w:pStyle w:val="ListParagraph"/>
            <w:numPr>
              <w:numId w:val="21"/>
            </w:numPr>
            <w:tabs>
              <w:tab w:val="num" w:pos="720"/>
            </w:tabs>
            <w:ind w:hanging="360"/>
          </w:pPr>
        </w:pPrChange>
      </w:pPr>
      <w:ins w:id="79" w:author="Tee, Benjamin" w:date="2025-12-10T11:37:00Z" w16du:dateUtc="2025-12-10T11:37:00Z">
        <w:r w:rsidRPr="00EA449B">
          <w:rPr>
            <w:noProof/>
            <w:lang w:val="en-SG"/>
          </w:rPr>
          <w:drawing>
            <wp:inline distT="0" distB="0" distL="0" distR="0" wp14:anchorId="60DB1334" wp14:editId="05BC7B37">
              <wp:extent cx="5731510" cy="3766820"/>
              <wp:effectExtent l="0" t="0" r="2540" b="5080"/>
              <wp:docPr id="98523641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36415" name="Picture 1" descr="A graph of a number of people&#10;&#10;AI-generated content may be incorrect."/>
                      <pic:cNvPicPr/>
                    </pic:nvPicPr>
                    <pic:blipFill>
                      <a:blip r:embed="rId17"/>
                      <a:stretch>
                        <a:fillRect/>
                      </a:stretch>
                    </pic:blipFill>
                    <pic:spPr>
                      <a:xfrm>
                        <a:off x="0" y="0"/>
                        <a:ext cx="5731510" cy="3766820"/>
                      </a:xfrm>
                      <a:prstGeom prst="rect">
                        <a:avLst/>
                      </a:prstGeom>
                    </pic:spPr>
                  </pic:pic>
                </a:graphicData>
              </a:graphic>
            </wp:inline>
          </w:drawing>
        </w:r>
      </w:ins>
      <w:ins w:id="80" w:author="Tee, Benjamin" w:date="2025-12-10T09:11:00Z" w16du:dateUtc="2025-12-10T09:11:00Z">
        <w:r w:rsidR="00ED1AF4" w:rsidRPr="00ED1AF4" w:rsidDel="00ED1AF4">
          <w:rPr>
            <w:lang w:val="en-SG"/>
          </w:rPr>
          <w:t xml:space="preserve"> </w:t>
        </w:r>
      </w:ins>
      <w:ins w:id="81" w:author="Southall, Alice" w:date="2025-12-09T16:17:00Z">
        <w:del w:id="82" w:author="Tee, Benjamin" w:date="2025-12-10T09:11:00Z" w16du:dateUtc="2025-12-10T09:11:00Z">
          <w:r w:rsidR="039E03AB" w:rsidRPr="00ED1AF4" w:rsidDel="00ED1AF4">
            <w:rPr>
              <w:lang w:val="en-SG"/>
            </w:rPr>
            <w:delText>[Fig re incomes/boxplots]</w:delText>
          </w:r>
        </w:del>
      </w:ins>
    </w:p>
    <w:p w14:paraId="5D55B8BD" w14:textId="77777777" w:rsidR="00A95DD3" w:rsidRPr="00A95DD3" w:rsidRDefault="00A95DD3">
      <w:pPr>
        <w:pStyle w:val="ListParagraph"/>
        <w:ind w:left="0"/>
        <w:pPrChange w:id="83" w:author="Tee, Benjamin" w:date="2025-12-10T09:11:00Z" w16du:dateUtc="2025-12-10T09:11:00Z">
          <w:pPr>
            <w:pStyle w:val="ListParagraph"/>
          </w:pPr>
        </w:pPrChange>
      </w:pPr>
      <w:r w:rsidRPr="00A95DD3">
        <w:rPr>
          <w:lang w:val="en-SG"/>
        </w:rPr>
        <w:t xml:space="preserve">Using the more conservative income from single-listing hosts on standard lets (£4,858), owning </w:t>
      </w:r>
      <w:r w:rsidRPr="00A95DD3">
        <w:rPr>
          <w:b/>
          <w:bCs/>
          <w:lang w:val="en-SG"/>
        </w:rPr>
        <w:t>seven properties</w:t>
      </w:r>
      <w:r w:rsidRPr="00A95DD3">
        <w:rPr>
          <w:lang w:val="en-SG"/>
        </w:rPr>
        <w:t xml:space="preserve"> becomes the threshold to make more than the London median income. </w:t>
      </w:r>
      <w:r w:rsidRPr="00A95DD3">
        <w:t> </w:t>
      </w:r>
    </w:p>
    <w:p w14:paraId="3C9D004E" w14:textId="738D49C6" w:rsidR="00A95DD3" w:rsidRPr="00A95DD3" w:rsidRDefault="00A95DD3" w:rsidP="00A95DD3">
      <w:pPr>
        <w:rPr>
          <w:del w:id="84" w:author="Southall, Alice" w:date="2025-12-09T16:18:00Z" w16du:dateUtc="2025-12-09T16:18:06Z"/>
        </w:rPr>
      </w:pPr>
      <w:r w:rsidRPr="00A95DD3">
        <w:rPr>
          <w:lang w:val="en-SG"/>
        </w:rPr>
        <w:t>However, with frequent lets</w:t>
      </w:r>
      <w:r w:rsidRPr="00A95DD3">
        <w:rPr>
          <w:b/>
          <w:bCs/>
          <w:lang w:val="en-SG"/>
        </w:rPr>
        <w:t>, owning two properties</w:t>
      </w:r>
      <w:r w:rsidRPr="00A95DD3">
        <w:rPr>
          <w:lang w:val="en-SG"/>
        </w:rPr>
        <w:t xml:space="preserve"> is sufficient to make close to double the median income of London when letting for </w:t>
      </w:r>
      <w:r>
        <w:rPr>
          <w:lang w:val="en-SG"/>
        </w:rPr>
        <w:t xml:space="preserve">at least </w:t>
      </w:r>
      <w:r w:rsidRPr="00A95DD3">
        <w:rPr>
          <w:lang w:val="en-SG"/>
        </w:rPr>
        <w:t>90 days</w:t>
      </w:r>
      <w:r>
        <w:rPr>
          <w:lang w:val="en-SG"/>
        </w:rPr>
        <w:t xml:space="preserve"> a year</w:t>
      </w:r>
      <w:r w:rsidRPr="00A95DD3">
        <w:rPr>
          <w:lang w:val="en-SG"/>
        </w:rPr>
        <w:t>.</w:t>
      </w:r>
      <w:del w:id="85" w:author="Hughes, Owen" w:date="2025-12-09T16:19:00Z">
        <w:r w:rsidRPr="00A95DD3">
          <w:rPr>
            <w:lang w:val="en-SG"/>
          </w:rPr>
          <w:delText> </w:delText>
        </w:r>
      </w:del>
      <w:r w:rsidRPr="00A95DD3">
        <w:t> </w:t>
      </w:r>
      <w:ins w:id="86" w:author="Hughes, Owen" w:date="2025-12-09T16:19:00Z">
        <w:r w:rsidR="771EE227">
          <w:t>,</w:t>
        </w:r>
      </w:ins>
    </w:p>
    <w:p w14:paraId="6E217B69" w14:textId="17BDCFDD" w:rsidR="00A95DD3" w:rsidRPr="00A95DD3" w:rsidRDefault="00A95DD3" w:rsidP="00A95DD3">
      <w:del w:id="87" w:author="Southall, Alice" w:date="2025-12-09T16:18:00Z">
        <w:r w:rsidRPr="00A95DD3">
          <w:rPr>
            <w:lang w:val="en-SG"/>
          </w:rPr>
          <w:delText xml:space="preserve">Therefore, owning </w:delText>
        </w:r>
        <w:r w:rsidRPr="00A95DD3">
          <w:rPr>
            <w:b/>
            <w:bCs/>
            <w:lang w:val="en-SG"/>
          </w:rPr>
          <w:delText>between 2 and 7 listings</w:delText>
        </w:r>
        <w:r w:rsidRPr="00A95DD3">
          <w:rPr>
            <w:lang w:val="en-SG"/>
          </w:rPr>
          <w:delText xml:space="preserve"> is sufficient to make Airbnb a source of primary income. Indeed, with a sufficiently high rate of occupancy, j</w:delText>
        </w:r>
      </w:del>
      <w:ins w:id="88" w:author="Southall, Alice" w:date="2025-12-09T16:18:00Z">
        <w:r w:rsidR="0DB5B786" w:rsidRPr="3213D633">
          <w:rPr>
            <w:lang w:val="en-SG"/>
          </w:rPr>
          <w:t xml:space="preserve"> </w:t>
        </w:r>
      </w:ins>
      <w:ins w:id="89" w:author="Southall, Alice" w:date="2025-12-09T16:19:00Z">
        <w:r w:rsidR="4F4CDEBF" w:rsidRPr="3065A7B2">
          <w:rPr>
            <w:lang w:val="en-SG"/>
          </w:rPr>
          <w:t>J</w:t>
        </w:r>
      </w:ins>
      <w:r w:rsidRPr="3065A7B2">
        <w:rPr>
          <w:lang w:val="en-SG"/>
        </w:rPr>
        <w:t>ust</w:t>
      </w:r>
      <w:r w:rsidRPr="00A95DD3">
        <w:rPr>
          <w:lang w:val="en-SG"/>
        </w:rPr>
        <w:t xml:space="preserve"> 2 properties can generate nearly double the median income of London</w:t>
      </w:r>
      <w:commentRangeStart w:id="90"/>
      <w:r w:rsidRPr="00A95DD3">
        <w:rPr>
          <w:lang w:val="en-SG"/>
        </w:rPr>
        <w:t>.</w:t>
      </w:r>
      <w:commentRangeEnd w:id="90"/>
      <w:r w:rsidR="003B1759" w:rsidRPr="00A95DD3">
        <w:rPr>
          <w:rStyle w:val="CommentReference"/>
          <w:sz w:val="24"/>
          <w:szCs w:val="24"/>
          <w:lang w:val="en-SG"/>
        </w:rPr>
        <w:commentReference w:id="90"/>
      </w:r>
      <w:r w:rsidRPr="00A95DD3">
        <w:rPr>
          <w:lang w:val="en-SG"/>
        </w:rPr>
        <w:t> </w:t>
      </w:r>
      <w:r>
        <w:rPr>
          <w:lang w:val="en-SG"/>
        </w:rPr>
        <w:t>Under this analysis:</w:t>
      </w:r>
      <w:r w:rsidRPr="00A95DD3">
        <w:t> </w:t>
      </w:r>
    </w:p>
    <w:p w14:paraId="0E14406C" w14:textId="7C994AD8" w:rsidR="00A95DD3" w:rsidRPr="00A95DD3" w:rsidRDefault="00A95DD3" w:rsidP="00A95DD3">
      <w:pPr>
        <w:pStyle w:val="ListParagraph"/>
        <w:numPr>
          <w:ilvl w:val="0"/>
          <w:numId w:val="23"/>
        </w:numPr>
      </w:pPr>
      <w:del w:id="91" w:author="Tee, Benjamin" w:date="2025-12-09T11:29:00Z" w16du:dateUtc="2025-12-09T11:29:00Z">
        <w:r w:rsidDel="00F7609E">
          <w:rPr>
            <w:lang w:val="en-SG"/>
          </w:rPr>
          <w:delText>A</w:delText>
        </w:r>
        <w:r w:rsidRPr="00A95DD3" w:rsidDel="00F7609E">
          <w:rPr>
            <w:lang w:val="en-SG"/>
          </w:rPr>
          <w:delText xml:space="preserve"> professional landlord and multi-listing host of entire homes are </w:delText>
        </w:r>
        <w:commentRangeStart w:id="92"/>
        <w:commentRangeStart w:id="93"/>
        <w:r w:rsidRPr="00A95DD3" w:rsidDel="00F7609E">
          <w:rPr>
            <w:lang w:val="en-SG"/>
          </w:rPr>
          <w:delText>synonymous</w:delText>
        </w:r>
        <w:commentRangeEnd w:id="92"/>
        <w:r w:rsidR="002F5D1F" w:rsidDel="00F7609E">
          <w:rPr>
            <w:rStyle w:val="CommentReference"/>
            <w:sz w:val="24"/>
            <w:szCs w:val="24"/>
            <w:lang w:val="en-SG"/>
          </w:rPr>
          <w:commentReference w:id="92"/>
        </w:r>
        <w:commentRangeEnd w:id="93"/>
        <w:r w:rsidR="005C66C0" w:rsidDel="00F7609E">
          <w:rPr>
            <w:rStyle w:val="CommentReference"/>
            <w:sz w:val="24"/>
            <w:szCs w:val="24"/>
            <w:lang w:val="en-SG"/>
          </w:rPr>
          <w:commentReference w:id="93"/>
        </w:r>
      </w:del>
      <w:r>
        <w:rPr>
          <w:lang w:val="en-SG"/>
        </w:rPr>
        <w:t>.</w:t>
      </w:r>
    </w:p>
    <w:p w14:paraId="7E4D259A" w14:textId="77777777" w:rsidR="00A95DD3" w:rsidRPr="00A95DD3" w:rsidRDefault="00A95DD3" w:rsidP="00A95DD3">
      <w:pPr>
        <w:pStyle w:val="ListParagraph"/>
        <w:numPr>
          <w:ilvl w:val="0"/>
          <w:numId w:val="23"/>
        </w:numPr>
      </w:pPr>
      <w:r>
        <w:rPr>
          <w:lang w:val="en-SG"/>
        </w:rPr>
        <w:t>C</w:t>
      </w:r>
      <w:r w:rsidRPr="00A95DD3">
        <w:rPr>
          <w:lang w:val="en-SG"/>
        </w:rPr>
        <w:t xml:space="preserve">ategorising any host owning 2 or more entire properties as a “professional” landlord is a defensible position. </w:t>
      </w:r>
    </w:p>
    <w:p w14:paraId="15886B80" w14:textId="69D4048D" w:rsidR="00A95DD3" w:rsidRPr="00D54847" w:rsidRDefault="00A95DD3" w:rsidP="00A95DD3">
      <w:pPr>
        <w:pStyle w:val="ListParagraph"/>
        <w:numPr>
          <w:ilvl w:val="0"/>
          <w:numId w:val="23"/>
        </w:numPr>
      </w:pPr>
      <w:r>
        <w:rPr>
          <w:lang w:val="en-SG"/>
        </w:rPr>
        <w:t>T</w:t>
      </w:r>
      <w:r w:rsidRPr="00A95DD3">
        <w:rPr>
          <w:lang w:val="en-SG"/>
        </w:rPr>
        <w:t>he aide at the centre of the current controversy would be classed as a professional landlord</w:t>
      </w:r>
      <w:r>
        <w:rPr>
          <w:lang w:val="en-SG"/>
        </w:rPr>
        <w:t>,</w:t>
      </w:r>
      <w:del w:id="94" w:author="Tee, Benjamin" w:date="2025-12-09T11:30:00Z" w16du:dateUtc="2025-12-09T11:30:00Z">
        <w:r w:rsidDel="008B4B94">
          <w:rPr>
            <w:lang w:val="en-SG"/>
          </w:rPr>
          <w:delText xml:space="preserve"> and this is something to be aware of when formulating a response</w:delText>
        </w:r>
      </w:del>
      <w:ins w:id="95" w:author="Tee, Benjamin" w:date="2025-12-09T11:30:00Z" w16du:dateUtc="2025-12-09T11:30:00Z">
        <w:r w:rsidR="008B4B94">
          <w:rPr>
            <w:lang w:val="en-SG"/>
          </w:rPr>
          <w:t xml:space="preserve"> </w:t>
        </w:r>
      </w:ins>
      <w:ins w:id="96" w:author="Tee, Benjamin" w:date="2025-12-09T11:30:00Z">
        <w:r w:rsidR="008B4B94" w:rsidRPr="008B4B94">
          <w:t>which the Mayor should be mindful of when responding</w:t>
        </w:r>
      </w:ins>
      <w:r>
        <w:rPr>
          <w:lang w:val="en-SG"/>
        </w:rPr>
        <w:t>.</w:t>
      </w:r>
    </w:p>
    <w:p w14:paraId="76C5B852" w14:textId="36451BA6" w:rsidR="006F1E2B" w:rsidRPr="006F1E2B" w:rsidRDefault="00D54847" w:rsidP="006F1E2B">
      <w:pPr>
        <w:rPr>
          <w:lang w:val="en-SG"/>
        </w:rPr>
      </w:pPr>
      <w:r>
        <w:t>If the opposition’s proposal were implemented using this definition</w:t>
      </w:r>
      <w:del w:id="97" w:author="Tee, Benjamin" w:date="2025-12-09T11:31:00Z" w16du:dateUtc="2025-12-09T11:31:00Z">
        <w:r w:rsidDel="004B44AD">
          <w:delText xml:space="preserve"> of “professional” landlord</w:delText>
        </w:r>
      </w:del>
      <w:r>
        <w:t xml:space="preserve">, </w:t>
      </w:r>
      <w:r w:rsidRPr="00D54847">
        <w:rPr>
          <w:lang w:val="en-SG"/>
        </w:rPr>
        <w:t>**30,154** properties would be subject to increased council tax. </w:t>
      </w:r>
      <w:r w:rsidRPr="00D54847">
        <w:t> </w:t>
      </w:r>
      <w:r w:rsidRPr="00D54847">
        <w:rPr>
          <w:lang w:val="en-SG"/>
        </w:rPr>
        <w:t>This</w:t>
      </w:r>
      <w:r>
        <w:rPr>
          <w:lang w:val="en-SG"/>
        </w:rPr>
        <w:t xml:space="preserve"> </w:t>
      </w:r>
      <w:r w:rsidRPr="00D54847">
        <w:rPr>
          <w:lang w:val="en-SG"/>
        </w:rPr>
        <w:t>constitutes **53%</w:t>
      </w:r>
      <w:r>
        <w:rPr>
          <w:lang w:val="en-SG"/>
        </w:rPr>
        <w:t xml:space="preserve">** of all entire </w:t>
      </w:r>
      <w:proofErr w:type="gramStart"/>
      <w:r>
        <w:rPr>
          <w:lang w:val="en-SG"/>
        </w:rPr>
        <w:t>homes</w:t>
      </w:r>
      <w:proofErr w:type="gramEnd"/>
      <w:r>
        <w:rPr>
          <w:lang w:val="en-SG"/>
        </w:rPr>
        <w:t xml:space="preserve"> listings.</w:t>
      </w:r>
    </w:p>
    <w:p w14:paraId="7096BD19" w14:textId="77777777" w:rsidR="00D54847" w:rsidRPr="00AB11C7" w:rsidRDefault="00D54847" w:rsidP="00A95DD3">
      <w:pPr>
        <w:rPr>
          <w:i/>
          <w:iCs/>
          <w:u w:val="single"/>
          <w:lang w:val="en-SG"/>
        </w:rPr>
      </w:pPr>
      <w:r w:rsidRPr="00AB11C7">
        <w:rPr>
          <w:i/>
          <w:iCs/>
          <w:u w:val="single"/>
          <w:lang w:val="en-SG"/>
        </w:rPr>
        <w:t xml:space="preserve">Who </w:t>
      </w:r>
      <w:proofErr w:type="gramStart"/>
      <w:r w:rsidRPr="00AB11C7">
        <w:rPr>
          <w:i/>
          <w:iCs/>
          <w:u w:val="single"/>
          <w:lang w:val="en-SG"/>
        </w:rPr>
        <w:t>are</w:t>
      </w:r>
      <w:proofErr w:type="gramEnd"/>
      <w:r w:rsidRPr="00AB11C7">
        <w:rPr>
          <w:i/>
          <w:iCs/>
          <w:u w:val="single"/>
          <w:lang w:val="en-SG"/>
        </w:rPr>
        <w:t xml:space="preserve"> London’s “professional” landlords? </w:t>
      </w:r>
    </w:p>
    <w:p w14:paraId="26283E68" w14:textId="31F4B8CD" w:rsidR="00A95DD3" w:rsidRDefault="00D54847" w:rsidP="00D54847">
      <w:pPr>
        <w:rPr>
          <w:lang w:val="en-SG"/>
        </w:rPr>
      </w:pPr>
      <w:bookmarkStart w:id="98" w:name="_Int_O6TcDpAF"/>
      <w:del w:id="99" w:author="Hughes, Owen" w:date="2025-12-10T14:10:00Z">
        <w:r>
          <w:rPr>
            <w:lang w:val="en-SG"/>
          </w:rPr>
          <w:delText>T</w:delText>
        </w:r>
        <w:r w:rsidR="00A95DD3" w:rsidRPr="00A95DD3">
          <w:rPr>
            <w:lang w:val="en-SG"/>
          </w:rPr>
          <w:delText>he large majority of</w:delText>
        </w:r>
      </w:del>
      <w:bookmarkEnd w:id="98"/>
      <w:ins w:id="100" w:author="Hughes, Owen" w:date="2025-12-10T14:11:00Z">
        <w:r w:rsidRPr="1FE4AC9C" w:rsidDel="00A95DD3">
          <w:rPr>
            <w:lang w:val="en-SG"/>
          </w:rPr>
          <w:t xml:space="preserve"> </w:t>
        </w:r>
        <w:r w:rsidR="4171FACD" w:rsidRPr="729AF5FC">
          <w:rPr>
            <w:lang w:val="en-SG"/>
          </w:rPr>
          <w:t xml:space="preserve">Most </w:t>
        </w:r>
        <w:proofErr w:type="spellStart"/>
        <w:r w:rsidR="4171FACD" w:rsidRPr="729AF5FC">
          <w:rPr>
            <w:lang w:val="en-SG"/>
          </w:rPr>
          <w:t>of</w:t>
        </w:r>
      </w:ins>
      <w:del w:id="101" w:author="Hughes, Owen" w:date="2025-12-10T14:11:00Z">
        <w:r w:rsidRPr="682FD9C0" w:rsidDel="00A95DD3">
          <w:rPr>
            <w:lang w:val="en-SG"/>
          </w:rPr>
          <w:delText xml:space="preserve"> </w:delText>
        </w:r>
      </w:del>
      <w:r w:rsidR="00A95DD3" w:rsidRPr="1FE4AC9C">
        <w:rPr>
          <w:lang w:val="en-SG"/>
        </w:rPr>
        <w:t>both</w:t>
      </w:r>
      <w:proofErr w:type="spellEnd"/>
      <w:r w:rsidR="00A95DD3" w:rsidRPr="00A95DD3">
        <w:rPr>
          <w:lang w:val="en-SG"/>
        </w:rPr>
        <w:t xml:space="preserve"> single</w:t>
      </w:r>
      <w:ins w:id="102" w:author="Hughes, Owen" w:date="2025-12-09T15:48:00Z">
        <w:r w:rsidR="00A95DD3" w:rsidRPr="00A95DD3">
          <w:rPr>
            <w:lang w:val="en-SG"/>
          </w:rPr>
          <w:t xml:space="preserve"> </w:t>
        </w:r>
      </w:ins>
      <w:r w:rsidR="00A95DD3" w:rsidRPr="00A95DD3">
        <w:rPr>
          <w:lang w:val="en-SG"/>
        </w:rPr>
        <w:t>and multi-listing hosts are UK-based</w:t>
      </w:r>
      <w:r>
        <w:rPr>
          <w:lang w:val="en-SG"/>
        </w:rPr>
        <w:t>. However,</w:t>
      </w:r>
      <w:r w:rsidR="00A95DD3" w:rsidRPr="00A95DD3">
        <w:rPr>
          <w:lang w:val="en-SG"/>
        </w:rPr>
        <w:t xml:space="preserve"> at least one of the hosts that owns over 100 properties is a company based abroad (Dubai), and three others have names suggesting that they are</w:t>
      </w:r>
      <w:r>
        <w:rPr>
          <w:lang w:val="en-SG"/>
        </w:rPr>
        <w:t xml:space="preserve"> companies.</w:t>
      </w:r>
    </w:p>
    <w:p w14:paraId="5754BA84" w14:textId="0DF1118D" w:rsidR="006F1E2B" w:rsidRPr="006F1E2B" w:rsidRDefault="1C5D7587" w:rsidP="006F1E2B">
      <w:ins w:id="103" w:author="Southall, Alice" w:date="2025-12-09T16:21:00Z">
        <w:r w:rsidRPr="38B31EDF">
          <w:rPr>
            <w:lang w:val="en-SG"/>
          </w:rPr>
          <w:t>[</w:t>
        </w:r>
        <w:r w:rsidRPr="7047CDB6">
          <w:rPr>
            <w:lang w:val="en-SG"/>
          </w:rPr>
          <w:t xml:space="preserve">X% </w:t>
        </w:r>
        <w:r w:rsidRPr="4AEA7039">
          <w:rPr>
            <w:lang w:val="en-SG"/>
          </w:rPr>
          <w:t>of]</w:t>
        </w:r>
      </w:ins>
      <w:del w:id="104" w:author="Southall, Alice" w:date="2025-12-09T16:21:00Z">
        <w:r w:rsidR="00D54847" w:rsidRPr="00D54847">
          <w:rPr>
            <w:lang w:val="en-SG"/>
          </w:rPr>
          <w:delText>A substantial number of</w:delText>
        </w:r>
      </w:del>
      <w:r w:rsidR="00D54847" w:rsidRPr="00D54847">
        <w:rPr>
          <w:lang w:val="en-SG"/>
        </w:rPr>
        <w:t xml:space="preserve"> listings do not provide a host location; if all those hosts whose location is not listed are established to be based abroad</w:t>
      </w:r>
      <w:ins w:id="105" w:author="Southall, Alice" w:date="2025-12-09T16:23:00Z">
        <w:r w:rsidR="0537943A" w:rsidRPr="0777D2F1">
          <w:rPr>
            <w:lang w:val="en-SG"/>
          </w:rPr>
          <w:t xml:space="preserve">; given previous </w:t>
        </w:r>
        <w:r w:rsidR="0537943A" w:rsidRPr="3F435DB0">
          <w:rPr>
            <w:lang w:val="en-SG"/>
          </w:rPr>
          <w:t>cooperation on the part of Airbnb</w:t>
        </w:r>
        <w:r w:rsidR="0537943A" w:rsidRPr="1966D3FC">
          <w:rPr>
            <w:lang w:val="en-SG"/>
          </w:rPr>
          <w:t>, it might be possible to find out more about</w:t>
        </w:r>
        <w:r w:rsidR="00D54847" w:rsidRPr="00D54847">
          <w:rPr>
            <w:lang w:val="en-SG"/>
          </w:rPr>
          <w:t xml:space="preserve"> </w:t>
        </w:r>
        <w:del w:id="106" w:author="Hughes, Owen" w:date="2025-12-10T14:12:00Z">
          <w:r w:rsidR="00D54847" w:rsidRPr="16F1E4FB">
            <w:rPr>
              <w:lang w:val="en-SG"/>
            </w:rPr>
            <w:delText>th</w:delText>
          </w:r>
        </w:del>
      </w:ins>
      <w:ins w:id="107" w:author="Southall, Alice" w:date="2025-12-09T16:21:00Z">
        <w:del w:id="108" w:author="Hughes, Owen" w:date="2025-12-10T14:12:00Z">
          <w:r w:rsidR="3455A0AD" w:rsidRPr="16F1E4FB">
            <w:rPr>
              <w:lang w:val="en-SG"/>
            </w:rPr>
            <w:delText xml:space="preserve">is </w:delText>
          </w:r>
        </w:del>
      </w:ins>
      <w:ins w:id="109" w:author="Southall, Alice" w:date="2025-12-09T16:23:00Z">
        <w:del w:id="110" w:author="Hughes, Owen" w:date="2025-12-10T14:12:00Z">
          <w:r w:rsidR="0537943A" w:rsidRPr="1966D3FC">
            <w:rPr>
              <w:lang w:val="en-SG"/>
            </w:rPr>
            <w:delText>listings</w:delText>
          </w:r>
        </w:del>
      </w:ins>
      <w:ins w:id="111" w:author="Hughes, Owen" w:date="2025-12-10T14:12:00Z">
        <w:r w:rsidR="06EF6DF6" w:rsidRPr="56F43B04">
          <w:rPr>
            <w:lang w:val="en-SG"/>
          </w:rPr>
          <w:t>these listings</w:t>
        </w:r>
      </w:ins>
      <w:ins w:id="112" w:author="Southall, Alice" w:date="2025-12-09T16:23:00Z">
        <w:r w:rsidR="0537943A" w:rsidRPr="1966D3FC">
          <w:rPr>
            <w:lang w:val="en-SG"/>
          </w:rPr>
          <w:t xml:space="preserve"> through them </w:t>
        </w:r>
      </w:ins>
      <w:del w:id="113" w:author="Southall, Alice" w:date="2025-12-09T16:23:00Z">
        <w:r w:rsidR="00D54847" w:rsidRPr="1966D3FC" w:rsidDel="00D54847">
          <w:rPr>
            <w:lang w:val="en-SG"/>
          </w:rPr>
          <w:delText>,</w:delText>
        </w:r>
      </w:del>
      <w:r w:rsidR="00D54847" w:rsidRPr="1966D3FC">
        <w:rPr>
          <w:lang w:val="en-SG"/>
        </w:rPr>
        <w:t xml:space="preserve"> </w:t>
      </w:r>
      <w:del w:id="114" w:author="Southall, Alice" w:date="2025-12-09T16:23:00Z">
        <w:r w:rsidR="00D54847" w:rsidRPr="1966D3FC" w:rsidDel="00D54847">
          <w:rPr>
            <w:lang w:val="en-SG"/>
          </w:rPr>
          <w:delText>that</w:delText>
        </w:r>
        <w:r w:rsidR="00D54847" w:rsidRPr="00D54847">
          <w:rPr>
            <w:lang w:val="en-SG"/>
          </w:rPr>
          <w:delText xml:space="preserve"> might have a significant impact on public perception of Airbnb’s net benefit for the </w:delText>
        </w:r>
        <w:commentRangeStart w:id="115"/>
        <w:r w:rsidR="00D54847" w:rsidRPr="00D54847">
          <w:rPr>
            <w:lang w:val="en-SG"/>
          </w:rPr>
          <w:delText>UK</w:delText>
        </w:r>
      </w:del>
      <w:commentRangeEnd w:id="115"/>
      <w:r w:rsidRPr="00D54847">
        <w:rPr>
          <w:rStyle w:val="CommentReference"/>
          <w:sz w:val="24"/>
          <w:szCs w:val="24"/>
          <w:lang w:val="en-SG"/>
        </w:rPr>
        <w:commentReference w:id="115"/>
      </w:r>
      <w:r w:rsidR="00D54847" w:rsidRPr="00D54847">
        <w:rPr>
          <w:lang w:val="en-SG"/>
        </w:rPr>
        <w:t>.</w:t>
      </w:r>
      <w:r w:rsidR="00D54847" w:rsidRPr="00D54847">
        <w:t> </w:t>
      </w:r>
    </w:p>
    <w:p w14:paraId="2C659B34" w14:textId="368DA198" w:rsidR="00016806" w:rsidRPr="00AB11C7" w:rsidRDefault="00016806" w:rsidP="00AB11C7">
      <w:pPr>
        <w:pStyle w:val="ListParagraph"/>
        <w:numPr>
          <w:ilvl w:val="0"/>
          <w:numId w:val="28"/>
        </w:numPr>
        <w:rPr>
          <w:ins w:id="116" w:author="Tee, Benjamin" w:date="2025-12-09T11:36:00Z" w16du:dateUtc="2025-12-09T11:36:00Z"/>
          <w:b/>
          <w:bCs/>
          <w:u w:val="single"/>
        </w:rPr>
      </w:pPr>
      <w:ins w:id="117" w:author="Tee, Benjamin" w:date="2025-12-09T11:36:00Z" w16du:dateUtc="2025-12-09T11:36:00Z">
        <w:r w:rsidRPr="00AB11C7">
          <w:rPr>
            <w:b/>
            <w:bCs/>
            <w:u w:val="single"/>
          </w:rPr>
          <w:t xml:space="preserve">Evaluating the opposition’s proposal </w:t>
        </w:r>
      </w:ins>
    </w:p>
    <w:p w14:paraId="5E3D1825" w14:textId="5EE020BC" w:rsidR="00D54847" w:rsidRPr="00D54847" w:rsidRDefault="00D54847" w:rsidP="006F1E2B">
      <w:pPr>
        <w:rPr>
          <w:u w:val="single"/>
        </w:rPr>
      </w:pPr>
      <w:r w:rsidRPr="00D54847">
        <w:rPr>
          <w:u w:val="single"/>
        </w:rPr>
        <w:t>Is council tax an appropriate additional control?</w:t>
      </w:r>
    </w:p>
    <w:p w14:paraId="4F3DA7CC" w14:textId="2B3C3EA5" w:rsidR="00D74012" w:rsidRDefault="00D74012" w:rsidP="00D74012">
      <w:pPr>
        <w:rPr>
          <w:lang w:val="en-US"/>
        </w:rPr>
      </w:pPr>
      <w:r w:rsidRPr="00D74012">
        <w:rPr>
          <w:lang w:val="en-US"/>
        </w:rPr>
        <w:t>The viability of the opposition’s proposal relies on generating a fiscally significant income stream</w:t>
      </w:r>
      <w:r>
        <w:rPr>
          <w:lang w:val="en-US"/>
        </w:rPr>
        <w:t xml:space="preserve"> to compensate for the perceived disbenefits of the high proportion of Airbnb properties in London</w:t>
      </w:r>
      <w:r w:rsidRPr="00D74012">
        <w:rPr>
          <w:lang w:val="en-US"/>
        </w:rPr>
        <w:t xml:space="preserve">. </w:t>
      </w:r>
      <w:del w:id="118" w:author="Tee, Benjamin" w:date="2025-12-09T11:36:00Z" w16du:dateUtc="2025-12-09T11:36:00Z">
        <w:r w:rsidDel="0061538E">
          <w:rPr>
            <w:lang w:val="en-US"/>
          </w:rPr>
          <w:delText>Their suggestion is</w:delText>
        </w:r>
      </w:del>
      <w:ins w:id="119" w:author="Tee, Benjamin" w:date="2025-12-09T11:36:00Z" w16du:dateUtc="2025-12-09T11:36:00Z">
        <w:r w:rsidR="0061538E">
          <w:rPr>
            <w:lang w:val="en-US"/>
          </w:rPr>
          <w:t>They suggest</w:t>
        </w:r>
      </w:ins>
      <w:r>
        <w:rPr>
          <w:lang w:val="en-US"/>
        </w:rPr>
        <w:t xml:space="preserve"> </w:t>
      </w:r>
      <w:del w:id="120" w:author="Hughes, Owen" w:date="2025-12-10T14:12:00Z">
        <w:r>
          <w:rPr>
            <w:lang w:val="en-US"/>
          </w:rPr>
          <w:delText>to rely</w:delText>
        </w:r>
      </w:del>
      <w:ins w:id="121" w:author="Hughes, Owen" w:date="2025-12-10T14:12:00Z">
        <w:r w:rsidR="2A0F1690" w:rsidRPr="63DB01C7">
          <w:rPr>
            <w:lang w:val="en-US"/>
          </w:rPr>
          <w:t>relying</w:t>
        </w:r>
      </w:ins>
      <w:r>
        <w:rPr>
          <w:lang w:val="en-US"/>
        </w:rPr>
        <w:t xml:space="preserve"> on the council tax system.</w:t>
      </w:r>
    </w:p>
    <w:p w14:paraId="051EA24D" w14:textId="4BCED75D" w:rsidR="00D74012" w:rsidRDefault="00D74012" w:rsidP="00D74012">
      <w:r>
        <w:t xml:space="preserve">[Council tax applies to a property’s domestic classification, based on its 1991 valuation. All properties </w:t>
      </w:r>
      <w:r w:rsidR="002F5D1F">
        <w:t xml:space="preserve">in the same </w:t>
      </w:r>
      <w:r>
        <w:t>band currently pay the same rate of council tax</w:t>
      </w:r>
      <w:r w:rsidR="00A95246">
        <w:t>, unless an exemption applies</w:t>
      </w:r>
      <w:r>
        <w:t xml:space="preserve">. It is therefore not a mechanism designed to assess current commercial use or income, making it a blunt instrument </w:t>
      </w:r>
      <w:del w:id="122" w:author="Tee, Benjamin" w:date="2025-12-09T11:37:00Z" w16du:dateUtc="2025-12-09T11:37:00Z">
        <w:r w:rsidDel="00D52B08">
          <w:delText xml:space="preserve">to use as a tool </w:delText>
        </w:r>
      </w:del>
      <w:r>
        <w:t xml:space="preserve">for targeted market intervention. </w:t>
      </w:r>
    </w:p>
    <w:p w14:paraId="7926DA62" w14:textId="228F157D" w:rsidR="00D74012" w:rsidRDefault="00D74012" w:rsidP="00D74012">
      <w:r>
        <w:t xml:space="preserve">The opposition do not explain how the council tax system might be adjusted, but we note that the recent </w:t>
      </w:r>
      <w:ins w:id="123" w:author="Tee, Benjamin" w:date="2025-12-09T11:37:00Z" w16du:dateUtc="2025-12-09T11:37:00Z">
        <w:r w:rsidR="00D52B08">
          <w:t xml:space="preserve">2025 </w:t>
        </w:r>
      </w:ins>
      <w:r>
        <w:t>Budget will modify the council tax system</w:t>
      </w:r>
      <w:r w:rsidR="00855AB6">
        <w:t xml:space="preserve"> from 2028</w:t>
      </w:r>
      <w:r>
        <w:t xml:space="preserve"> to apply </w:t>
      </w:r>
      <w:r w:rsidR="00855AB6">
        <w:t>a surcharge</w:t>
      </w:r>
      <w:r>
        <w:t xml:space="preserve"> on very expensive properties</w:t>
      </w:r>
      <w:r w:rsidR="00855AB6">
        <w:t>,</w:t>
      </w:r>
      <w:r>
        <w:t xml:space="preserve"> using</w:t>
      </w:r>
      <w:r w:rsidR="00855AB6">
        <w:t xml:space="preserve"> 2026 </w:t>
      </w:r>
      <w:commentRangeStart w:id="124"/>
      <w:r w:rsidR="00855AB6">
        <w:t>valuations</w:t>
      </w:r>
      <w:commentRangeEnd w:id="124"/>
      <w:r w:rsidR="00855AB6">
        <w:rPr>
          <w:rStyle w:val="CommentReference"/>
          <w:sz w:val="24"/>
          <w:szCs w:val="24"/>
        </w:rPr>
        <w:commentReference w:id="124"/>
      </w:r>
      <w:r w:rsidR="00855AB6">
        <w:t>.</w:t>
      </w:r>
      <w:r>
        <w:t xml:space="preserve"> </w:t>
      </w:r>
      <w:r w:rsidR="00855AB6">
        <w:t>T</w:t>
      </w:r>
      <w:r>
        <w:t>herefore</w:t>
      </w:r>
      <w:r w:rsidR="002F5D1F">
        <w:t>,</w:t>
      </w:r>
      <w:r>
        <w:t xml:space="preserve"> there is potentially more flexibility in the system than has historically been the case</w:t>
      </w:r>
      <w:r w:rsidR="002F5D1F">
        <w:t>,</w:t>
      </w:r>
      <w:r w:rsidR="00855AB6">
        <w:t xml:space="preserve"> and a system “piggybacking” on these changes could be</w:t>
      </w:r>
      <w:r w:rsidR="00152B47">
        <w:t xml:space="preserve"> explored</w:t>
      </w:r>
      <w:r>
        <w:t>.</w:t>
      </w:r>
    </w:p>
    <w:p w14:paraId="3C355DF1" w14:textId="090EFFE0" w:rsidR="00D74012" w:rsidRPr="00D74012" w:rsidRDefault="00F00912" w:rsidP="00D74012">
      <w:r>
        <w:rPr>
          <w:lang w:val="en-US"/>
        </w:rPr>
        <w:t xml:space="preserve">To illustrate </w:t>
      </w:r>
      <w:del w:id="125" w:author="Tee, Benjamin" w:date="2025-12-09T11:38:00Z" w16du:dateUtc="2025-12-09T11:38:00Z">
        <w:r w:rsidDel="00D52B08">
          <w:rPr>
            <w:lang w:val="en-US"/>
          </w:rPr>
          <w:delText xml:space="preserve">the </w:delText>
        </w:r>
      </w:del>
      <w:r>
        <w:rPr>
          <w:lang w:val="en-US"/>
        </w:rPr>
        <w:t xml:space="preserve">potential revenues from </w:t>
      </w:r>
      <w:del w:id="126" w:author="Tee, Benjamin" w:date="2025-12-09T11:37:00Z" w16du:dateUtc="2025-12-09T11:37:00Z">
        <w:r w:rsidDel="00D52B08">
          <w:rPr>
            <w:lang w:val="en-US"/>
          </w:rPr>
          <w:delText>an adjusted council tax system</w:delText>
        </w:r>
      </w:del>
      <w:ins w:id="127" w:author="Tee, Benjamin" w:date="2025-12-09T11:37:00Z" w16du:dateUtc="2025-12-09T11:37:00Z">
        <w:r w:rsidR="00D52B08">
          <w:rPr>
            <w:lang w:val="en-US"/>
          </w:rPr>
          <w:t xml:space="preserve"> council tax adjustments</w:t>
        </w:r>
      </w:ins>
      <w:r>
        <w:rPr>
          <w:lang w:val="en-US"/>
        </w:rPr>
        <w:t xml:space="preserve">, we calculated </w:t>
      </w:r>
      <w:r w:rsidR="00D74012" w:rsidRPr="00D74012">
        <w:rPr>
          <w:lang w:val="en-US"/>
        </w:rPr>
        <w:t xml:space="preserve">the estimated revenue based on a </w:t>
      </w:r>
      <w:del w:id="128" w:author="Tee, Benjamin" w:date="2025-12-09T11:38:00Z" w16du:dateUtc="2025-12-09T11:38:00Z">
        <w:r w:rsidR="00D74012" w:rsidRPr="00D74012" w:rsidDel="00D52B08">
          <w:rPr>
            <w:lang w:val="en-US"/>
          </w:rPr>
          <w:delText>100%</w:delText>
        </w:r>
      </w:del>
      <w:ins w:id="129" w:author="Tee, Benjamin" w:date="2025-12-09T11:38:00Z" w16du:dateUtc="2025-12-09T11:38:00Z">
        <w:r w:rsidR="00D52B08">
          <w:rPr>
            <w:lang w:val="en-US"/>
          </w:rPr>
          <w:t>2-1</w:t>
        </w:r>
        <w:r w:rsidR="00AB1DCE">
          <w:rPr>
            <w:lang w:val="en-US"/>
          </w:rPr>
          <w:t>5%</w:t>
        </w:r>
      </w:ins>
      <w:r w:rsidR="00D74012" w:rsidRPr="00D74012">
        <w:rPr>
          <w:lang w:val="en-US"/>
        </w:rPr>
        <w:t xml:space="preserve"> premium applied to the current </w:t>
      </w:r>
      <w:r>
        <w:rPr>
          <w:lang w:val="en-US"/>
        </w:rPr>
        <w:t>c</w:t>
      </w:r>
      <w:r w:rsidR="00D74012" w:rsidRPr="00D74012">
        <w:rPr>
          <w:lang w:val="en-US"/>
        </w:rPr>
        <w:t xml:space="preserve">ouncil </w:t>
      </w:r>
      <w:r>
        <w:rPr>
          <w:lang w:val="en-US"/>
        </w:rPr>
        <w:t>t</w:t>
      </w:r>
      <w:r w:rsidR="00D74012" w:rsidRPr="00D74012">
        <w:rPr>
          <w:lang w:val="en-US"/>
        </w:rPr>
        <w:t xml:space="preserve">ax Band D </w:t>
      </w:r>
      <w:commentRangeStart w:id="130"/>
      <w:commentRangeStart w:id="131"/>
      <w:r w:rsidR="00D74012" w:rsidRPr="00D74012">
        <w:rPr>
          <w:lang w:val="en-US"/>
        </w:rPr>
        <w:t>rate</w:t>
      </w:r>
      <w:commentRangeEnd w:id="130"/>
      <w:r w:rsidRPr="00D74012">
        <w:rPr>
          <w:rStyle w:val="CommentReference"/>
          <w:sz w:val="24"/>
          <w:szCs w:val="24"/>
          <w:lang w:val="en-US"/>
        </w:rPr>
        <w:commentReference w:id="130"/>
      </w:r>
      <w:commentRangeEnd w:id="131"/>
      <w:r w:rsidR="0041035B" w:rsidRPr="00D74012">
        <w:rPr>
          <w:rStyle w:val="CommentReference"/>
          <w:sz w:val="24"/>
          <w:szCs w:val="24"/>
          <w:lang w:val="en-US"/>
        </w:rPr>
        <w:commentReference w:id="131"/>
      </w:r>
      <w:r w:rsidR="00D74012" w:rsidRPr="00D74012">
        <w:rPr>
          <w:lang w:val="en-US"/>
        </w:rPr>
        <w:t xml:space="preserve"> for all properties operated by professional landlords</w:t>
      </w:r>
      <w:ins w:id="132" w:author="Hughes, Owen" w:date="2025-12-10T14:13:00Z">
        <w:r w:rsidR="16A63415" w:rsidRPr="4A4B9F3E">
          <w:rPr>
            <w:lang w:val="en-US"/>
          </w:rPr>
          <w:t>.</w:t>
        </w:r>
      </w:ins>
      <w:del w:id="133" w:author="Hughes, Owen" w:date="2025-12-10T14:13:00Z">
        <w:r w:rsidR="00D74012" w:rsidRPr="00D74012">
          <w:rPr>
            <w:lang w:val="en-US"/>
          </w:rPr>
          <w:delText xml:space="preserve"> (</w:delText>
        </w:r>
      </w:del>
      <w:ins w:id="134" w:author="Tee, Benjamin" w:date="2025-12-09T11:38:00Z">
        <w:del w:id="135" w:author="Hughes, Owen" w:date="2025-12-10T14:13:00Z">
          <w:r w:rsidR="00AB1DCE">
            <w:rPr>
              <w:lang w:val="en-US"/>
            </w:rPr>
            <w:delText xml:space="preserve">i.e. </w:delText>
          </w:r>
        </w:del>
      </w:ins>
      <w:del w:id="136" w:author="Hughes, Owen" w:date="2025-12-10T14:13:00Z">
        <w:r w:rsidR="00D74012" w:rsidRPr="00D74012">
          <w:rPr>
            <w:lang w:val="en-US"/>
          </w:rPr>
          <w:delText>hosts with two or more listings).</w:delText>
        </w:r>
        <w:r w:rsidR="00D74012" w:rsidRPr="00D74012">
          <w:delText> </w:delText>
        </w:r>
      </w:del>
    </w:p>
    <w:p w14:paraId="516A4D46" w14:textId="782F7C06" w:rsidR="00F00912" w:rsidRDefault="00D74012" w:rsidP="00D74012">
      <w:r w:rsidRPr="1BB60DD6">
        <w:t xml:space="preserve">This intervention </w:t>
      </w:r>
      <w:del w:id="137" w:author="Tee, Benjamin" w:date="2025-12-10T13:24:00Z" w16du:dateUtc="2025-12-10T13:24:00Z">
        <w:r w:rsidRPr="1BB60DD6" w:rsidDel="000339D0">
          <w:delText>would target</w:delText>
        </w:r>
      </w:del>
      <w:ins w:id="138" w:author="Tee, Benjamin" w:date="2025-12-10T13:24:00Z" w16du:dateUtc="2025-12-10T13:24:00Z">
        <w:r w:rsidR="000339D0">
          <w:t>targets</w:t>
        </w:r>
      </w:ins>
      <w:r w:rsidRPr="1BB60DD6">
        <w:t xml:space="preserve"> a high</w:t>
      </w:r>
      <w:r w:rsidR="002F5D1F" w:rsidRPr="1BB60DD6">
        <w:t>-</w:t>
      </w:r>
      <w:r w:rsidRPr="1BB60DD6">
        <w:t xml:space="preserve">value segment, </w:t>
      </w:r>
      <w:del w:id="139" w:author="Tee, Benjamin" w:date="2025-12-09T11:42:00Z" w16du:dateUtc="2025-12-09T11:42:00Z">
        <w:r w:rsidRPr="1BB60DD6" w:rsidDel="006351B8">
          <w:delText>yielding a total London</w:delText>
        </w:r>
        <w:r w:rsidR="002F5D1F" w:rsidRPr="1BB60DD6" w:rsidDel="006351B8">
          <w:delText>-</w:delText>
        </w:r>
        <w:r w:rsidRPr="1BB60DD6" w:rsidDel="006351B8">
          <w:delText>wide revenue of £50m at the proposed 100% premium</w:delText>
        </w:r>
      </w:del>
      <w:ins w:id="140" w:author="Tee, Benjamin" w:date="2025-12-09T11:42:00Z" w16du:dateUtc="2025-12-09T11:42:00Z">
        <w:r w:rsidR="006351B8" w:rsidRPr="1BB60DD6">
          <w:t xml:space="preserve">yielding between </w:t>
        </w:r>
      </w:ins>
      <w:ins w:id="141" w:author="Southall, Alice" w:date="2025-12-09T15:48:00Z">
        <w:r w:rsidR="3910E316">
          <w:t xml:space="preserve">£1 </w:t>
        </w:r>
      </w:ins>
      <w:ins w:id="142" w:author="Tee, Benjamin" w:date="2025-12-09T11:42:00Z">
        <w:del w:id="143" w:author="Southall, Alice" w:date="2025-12-09T15:48:00Z">
          <w:r w:rsidR="006351B8" w:rsidRPr="1BB60DD6">
            <w:delText>XX</w:delText>
          </w:r>
        </w:del>
      </w:ins>
      <w:ins w:id="144" w:author="Tee, Benjamin" w:date="2025-12-09T11:42:00Z" w16du:dateUtc="2025-12-09T11:42:00Z">
        <w:r w:rsidR="006351B8" w:rsidRPr="1BB60DD6">
          <w:t xml:space="preserve"> and </w:t>
        </w:r>
      </w:ins>
      <w:ins w:id="145" w:author="Southall, Alice" w:date="2025-12-09T15:48:00Z">
        <w:r w:rsidR="639C05E6">
          <w:t>£7 million</w:t>
        </w:r>
      </w:ins>
      <w:ins w:id="146" w:author="Tee, Benjamin" w:date="2025-12-09T11:42:00Z">
        <w:del w:id="147" w:author="Southall, Alice" w:date="2025-12-09T15:48:00Z">
          <w:r w:rsidDel="006351B8">
            <w:delText>YY</w:delText>
          </w:r>
        </w:del>
      </w:ins>
      <w:ins w:id="148" w:author="Tee, Benjamin" w:date="2025-12-09T11:42:00Z" w16du:dateUtc="2025-12-09T11:42:00Z">
        <w:r w:rsidR="00C0226F" w:rsidRPr="1BB60DD6">
          <w:t xml:space="preserve"> </w:t>
        </w:r>
      </w:ins>
      <w:r w:rsidRPr="1BB60DD6">
        <w:t xml:space="preserve">. </w:t>
      </w:r>
      <w:del w:id="149" w:author="Tee, Benjamin" w:date="2025-12-10T13:23:00Z" w16du:dateUtc="2025-12-10T13:23:00Z">
        <w:r w:rsidRPr="1BB60DD6" w:rsidDel="000339D0">
          <w:delText>The i</w:delText>
        </w:r>
      </w:del>
      <w:ins w:id="150" w:author="Tee, Benjamin" w:date="2025-12-10T13:23:00Z" w16du:dateUtc="2025-12-10T13:23:00Z">
        <w:r w:rsidR="000339D0">
          <w:t>I</w:t>
        </w:r>
      </w:ins>
      <w:r w:rsidRPr="1BB60DD6">
        <w:t>nner London boroughs, which are the focus of much of the housing debate, account for £</w:t>
      </w:r>
      <w:ins w:id="151" w:author="Southall, Alice" w:date="2025-12-09T15:49:00Z">
        <w:r w:rsidR="351871DC">
          <w:t>0.7-5.6 million</w:t>
        </w:r>
      </w:ins>
      <w:r w:rsidRPr="1BB60DD6">
        <w:t xml:space="preserve"> of this total. </w:t>
      </w:r>
    </w:p>
    <w:p w14:paraId="567D945D" w14:textId="5F3D6785" w:rsidR="00A95246" w:rsidRDefault="00D74012" w:rsidP="00D74012">
      <w:r w:rsidRPr="00D74012">
        <w:rPr>
          <w:lang w:val="en-US"/>
        </w:rPr>
        <w:t xml:space="preserve">This </w:t>
      </w:r>
      <w:del w:id="152" w:author="Tee, Benjamin" w:date="2025-12-10T13:24:00Z" w16du:dateUtc="2025-12-10T13:24:00Z">
        <w:r w:rsidRPr="00D74012" w:rsidDel="00FF08FB">
          <w:rPr>
            <w:lang w:val="en-US"/>
          </w:rPr>
          <w:delText xml:space="preserve">strong </w:delText>
        </w:r>
      </w:del>
      <w:r w:rsidRPr="00D74012">
        <w:rPr>
          <w:lang w:val="en-US"/>
        </w:rPr>
        <w:t xml:space="preserve">spatial concentration of potential revenue </w:t>
      </w:r>
      <w:del w:id="153" w:author="Tee, Benjamin" w:date="2025-12-10T13:24:00Z" w16du:dateUtc="2025-12-10T13:24:00Z">
        <w:r w:rsidDel="00FF08FB">
          <w:rPr>
            <w:lang w:val="en-US"/>
          </w:rPr>
          <w:delText xml:space="preserve">would </w:delText>
        </w:r>
      </w:del>
      <w:r w:rsidRPr="00D74012">
        <w:rPr>
          <w:lang w:val="en-US"/>
        </w:rPr>
        <w:t>allow</w:t>
      </w:r>
      <w:ins w:id="154" w:author="Tee, Benjamin" w:date="2025-12-10T13:24:00Z" w16du:dateUtc="2025-12-10T13:24:00Z">
        <w:r w:rsidR="00FF08FB">
          <w:rPr>
            <w:lang w:val="en-US"/>
          </w:rPr>
          <w:t>s</w:t>
        </w:r>
      </w:ins>
      <w:r w:rsidRPr="00D74012">
        <w:rPr>
          <w:lang w:val="en-US"/>
        </w:rPr>
        <w:t xml:space="preserve"> the </w:t>
      </w:r>
      <w:proofErr w:type="gramStart"/>
      <w:r w:rsidRPr="00D74012">
        <w:rPr>
          <w:lang w:val="en-US"/>
        </w:rPr>
        <w:t>Mayor</w:t>
      </w:r>
      <w:proofErr w:type="gramEnd"/>
      <w:r w:rsidRPr="00D74012">
        <w:rPr>
          <w:lang w:val="en-US"/>
        </w:rPr>
        <w:t xml:space="preserve"> to justify the policy as one specifically taxing the central areas</w:t>
      </w:r>
      <w:r w:rsidR="002F5D1F">
        <w:rPr>
          <w:lang w:val="en-US"/>
        </w:rPr>
        <w:t>,</w:t>
      </w:r>
      <w:r w:rsidRPr="00D74012">
        <w:rPr>
          <w:lang w:val="en-US"/>
        </w:rPr>
        <w:t xml:space="preserve"> where commercial exploitation of housing stock is most acute, rather than a </w:t>
      </w:r>
      <w:r w:rsidR="00F00912">
        <w:rPr>
          <w:lang w:val="en-US"/>
        </w:rPr>
        <w:t xml:space="preserve">blanket </w:t>
      </w:r>
      <w:r w:rsidRPr="00D74012">
        <w:rPr>
          <w:lang w:val="en-US"/>
        </w:rPr>
        <w:t>tax rise across London.</w:t>
      </w:r>
      <w:r w:rsidRPr="00D74012">
        <w:t> </w:t>
      </w:r>
    </w:p>
    <w:p w14:paraId="20E3C7F7" w14:textId="77777777" w:rsidR="00A95246" w:rsidRDefault="00F00912" w:rsidP="00D74012">
      <w:r>
        <w:t xml:space="preserve">However, the logistics of how this </w:t>
      </w:r>
      <w:r w:rsidR="00A95246">
        <w:t>change would be implemented remain to be determined:</w:t>
      </w:r>
    </w:p>
    <w:p w14:paraId="358627FC" w14:textId="79E83675" w:rsidR="00A95246" w:rsidRDefault="00A95246" w:rsidP="00A95246">
      <w:pPr>
        <w:pStyle w:val="ListParagraph"/>
        <w:numPr>
          <w:ilvl w:val="0"/>
          <w:numId w:val="26"/>
        </w:numPr>
      </w:pPr>
      <w:r>
        <w:t xml:space="preserve">A targeted surcharge affecting “professional” Airbnb hosts (in the manner of the Budget’s “Mansion Tax” surcharge) is likely to </w:t>
      </w:r>
      <w:del w:id="155" w:author="Tee, Benjamin" w:date="2025-12-10T13:35:00Z" w16du:dateUtc="2025-12-10T13:35:00Z">
        <w:r w:rsidDel="00655BB5">
          <w:delText>be subjected to</w:delText>
        </w:r>
      </w:del>
      <w:ins w:id="156" w:author="Tee, Benjamin" w:date="2025-12-10T13:35:00Z" w16du:dateUtc="2025-12-10T13:35:00Z">
        <w:r w:rsidR="00655BB5">
          <w:t>see</w:t>
        </w:r>
      </w:ins>
      <w:r>
        <w:t xml:space="preserve"> far less pushback than a general increase in council tax for all properties</w:t>
      </w:r>
      <w:del w:id="157" w:author="Tee, Benjamin" w:date="2025-12-10T13:34:00Z" w16du:dateUtc="2025-12-10T13:34:00Z">
        <w:r w:rsidDel="00655BB5">
          <w:delText xml:space="preserve"> within specified valuation bands</w:delText>
        </w:r>
      </w:del>
      <w:r>
        <w:t>.</w:t>
      </w:r>
    </w:p>
    <w:p w14:paraId="4FD3A5DA" w14:textId="72E188CE" w:rsidR="00D74012" w:rsidRPr="00D74012" w:rsidRDefault="00A95246" w:rsidP="00A95246">
      <w:pPr>
        <w:pStyle w:val="ListParagraph"/>
        <w:numPr>
          <w:ilvl w:val="0"/>
          <w:numId w:val="26"/>
        </w:numPr>
      </w:pPr>
      <w:r>
        <w:t xml:space="preserve">Determining which bands should be affected is not straightforward, as properties of all types and values are available for short-term let on Airbnb and other platforms. </w:t>
      </w: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0"/>
        <w:gridCol w:w="3015"/>
        <w:gridCol w:w="3840"/>
      </w:tblGrid>
      <w:tr w:rsidR="00741D20" w:rsidRPr="00741D20" w14:paraId="66177941" w14:textId="77777777" w:rsidTr="004D1805">
        <w:trPr>
          <w:trHeight w:val="585"/>
        </w:trPr>
        <w:tc>
          <w:tcPr>
            <w:tcW w:w="2130" w:type="dxa"/>
            <w:tcBorders>
              <w:top w:val="single" w:sz="6" w:space="0" w:color="auto"/>
              <w:left w:val="single" w:sz="6" w:space="0" w:color="auto"/>
              <w:bottom w:val="single" w:sz="6" w:space="0" w:color="auto"/>
              <w:right w:val="single" w:sz="6" w:space="0" w:color="auto"/>
            </w:tcBorders>
            <w:shd w:val="clear" w:color="auto" w:fill="E8E8E8" w:themeFill="background2"/>
            <w:hideMark/>
          </w:tcPr>
          <w:p w14:paraId="5EEA28CA" w14:textId="77777777" w:rsidR="00741D20" w:rsidRPr="00741D20" w:rsidRDefault="00741D20" w:rsidP="00741D20">
            <w:r w:rsidRPr="00741D20">
              <w:rPr>
                <w:lang w:val="en"/>
              </w:rPr>
              <w:t>Premium Rate</w:t>
            </w:r>
            <w:r w:rsidRPr="00741D20">
              <w:t> </w:t>
            </w:r>
          </w:p>
        </w:tc>
        <w:tc>
          <w:tcPr>
            <w:tcW w:w="3015" w:type="dxa"/>
            <w:tcBorders>
              <w:top w:val="single" w:sz="6" w:space="0" w:color="auto"/>
              <w:left w:val="single" w:sz="6" w:space="0" w:color="auto"/>
              <w:bottom w:val="single" w:sz="6" w:space="0" w:color="auto"/>
              <w:right w:val="single" w:sz="6" w:space="0" w:color="auto"/>
            </w:tcBorders>
            <w:shd w:val="clear" w:color="auto" w:fill="E8E8E8" w:themeFill="background2"/>
            <w:hideMark/>
          </w:tcPr>
          <w:p w14:paraId="582BAA38" w14:textId="77777777" w:rsidR="00741D20" w:rsidRPr="00741D20" w:rsidRDefault="00741D20" w:rsidP="00741D20">
            <w:r w:rsidRPr="00741D20">
              <w:rPr>
                <w:lang w:val="en"/>
              </w:rPr>
              <w:t>Revenue (London Wide)</w:t>
            </w:r>
            <w:r w:rsidRPr="00741D20">
              <w:t> </w:t>
            </w:r>
          </w:p>
        </w:tc>
        <w:tc>
          <w:tcPr>
            <w:tcW w:w="3840" w:type="dxa"/>
            <w:tcBorders>
              <w:top w:val="single" w:sz="6" w:space="0" w:color="auto"/>
              <w:left w:val="single" w:sz="6" w:space="0" w:color="auto"/>
              <w:bottom w:val="single" w:sz="6" w:space="0" w:color="auto"/>
              <w:right w:val="single" w:sz="6" w:space="0" w:color="auto"/>
            </w:tcBorders>
            <w:shd w:val="clear" w:color="auto" w:fill="E8E8E8" w:themeFill="background2"/>
            <w:hideMark/>
          </w:tcPr>
          <w:p w14:paraId="1E2E0235" w14:textId="77777777" w:rsidR="00741D20" w:rsidRPr="00741D20" w:rsidRDefault="00741D20" w:rsidP="00741D20">
            <w:r w:rsidRPr="00741D20">
              <w:rPr>
                <w:lang w:val="en"/>
              </w:rPr>
              <w:t>Revenue (Inner London Only) </w:t>
            </w:r>
            <w:r w:rsidRPr="00741D20">
              <w:t> </w:t>
            </w:r>
          </w:p>
        </w:tc>
      </w:tr>
      <w:tr w:rsidR="00741D20" w:rsidRPr="00741D20" w14:paraId="47CFB2FD" w14:textId="77777777" w:rsidTr="00741D20">
        <w:trPr>
          <w:trHeight w:val="285"/>
        </w:trPr>
        <w:tc>
          <w:tcPr>
            <w:tcW w:w="2130" w:type="dxa"/>
            <w:tcBorders>
              <w:top w:val="single" w:sz="6" w:space="0" w:color="auto"/>
              <w:left w:val="single" w:sz="6" w:space="0" w:color="auto"/>
              <w:bottom w:val="single" w:sz="6" w:space="0" w:color="auto"/>
              <w:right w:val="single" w:sz="6" w:space="0" w:color="auto"/>
            </w:tcBorders>
            <w:hideMark/>
          </w:tcPr>
          <w:p w14:paraId="2D938FD3" w14:textId="77777777" w:rsidR="00741D20" w:rsidRPr="00741D20" w:rsidRDefault="00741D20" w:rsidP="00741D20">
            <w:del w:id="158" w:author="Southall, Alice" w:date="2025-12-09T15:49:00Z">
              <w:r w:rsidRPr="00741D20">
                <w:rPr>
                  <w:lang w:val="en"/>
                </w:rPr>
                <w:delText>50%</w:delText>
              </w:r>
              <w:r w:rsidRPr="00741D20">
                <w:delText> </w:delText>
              </w:r>
            </w:del>
          </w:p>
        </w:tc>
        <w:tc>
          <w:tcPr>
            <w:tcW w:w="3015" w:type="dxa"/>
            <w:tcBorders>
              <w:top w:val="single" w:sz="6" w:space="0" w:color="auto"/>
              <w:left w:val="single" w:sz="6" w:space="0" w:color="auto"/>
              <w:bottom w:val="single" w:sz="6" w:space="0" w:color="auto"/>
              <w:right w:val="single" w:sz="6" w:space="0" w:color="auto"/>
            </w:tcBorders>
            <w:hideMark/>
          </w:tcPr>
          <w:p w14:paraId="110169FF" w14:textId="77777777" w:rsidR="00741D20" w:rsidRPr="00741D20" w:rsidRDefault="00741D20" w:rsidP="00741D20">
            <w:del w:id="159" w:author="Southall, Alice" w:date="2025-12-09T15:49:00Z">
              <w:r w:rsidRPr="00741D20">
                <w:rPr>
                  <w:lang w:val="en"/>
                </w:rPr>
                <w:delText>£25,182,225.0</w:delText>
              </w:r>
              <w:r w:rsidRPr="00741D20">
                <w:delText> </w:delText>
              </w:r>
            </w:del>
          </w:p>
        </w:tc>
        <w:tc>
          <w:tcPr>
            <w:tcW w:w="3840" w:type="dxa"/>
            <w:tcBorders>
              <w:top w:val="single" w:sz="6" w:space="0" w:color="auto"/>
              <w:left w:val="single" w:sz="6" w:space="0" w:color="auto"/>
              <w:bottom w:val="single" w:sz="6" w:space="0" w:color="auto"/>
              <w:right w:val="single" w:sz="6" w:space="0" w:color="auto"/>
            </w:tcBorders>
            <w:hideMark/>
          </w:tcPr>
          <w:p w14:paraId="7E4C1507" w14:textId="77777777" w:rsidR="00741D20" w:rsidRPr="00741D20" w:rsidRDefault="00741D20" w:rsidP="00741D20">
            <w:del w:id="160" w:author="Southall, Alice" w:date="2025-12-09T15:49:00Z">
              <w:r w:rsidRPr="00741D20">
                <w:rPr>
                  <w:lang w:val="en"/>
                </w:rPr>
                <w:delText>£17,762,038.0</w:delText>
              </w:r>
              <w:r w:rsidRPr="00741D20">
                <w:delText> </w:delText>
              </w:r>
            </w:del>
          </w:p>
        </w:tc>
      </w:tr>
      <w:tr w:rsidR="00741D20" w:rsidRPr="00741D20" w14:paraId="227034AB" w14:textId="77777777" w:rsidTr="00741D20">
        <w:trPr>
          <w:trHeight w:val="285"/>
        </w:trPr>
        <w:tc>
          <w:tcPr>
            <w:tcW w:w="2130" w:type="dxa"/>
            <w:tcBorders>
              <w:top w:val="single" w:sz="6" w:space="0" w:color="auto"/>
              <w:left w:val="single" w:sz="6" w:space="0" w:color="auto"/>
              <w:bottom w:val="single" w:sz="6" w:space="0" w:color="auto"/>
              <w:right w:val="single" w:sz="6" w:space="0" w:color="auto"/>
            </w:tcBorders>
            <w:hideMark/>
          </w:tcPr>
          <w:p w14:paraId="06128116" w14:textId="77777777" w:rsidR="00741D20" w:rsidRPr="00741D20" w:rsidRDefault="00741D20" w:rsidP="00741D20">
            <w:del w:id="161" w:author="Southall, Alice" w:date="2025-12-09T15:49:00Z">
              <w:r w:rsidRPr="00741D20">
                <w:rPr>
                  <w:lang w:val="en"/>
                </w:rPr>
                <w:delText>100% (Proposed)</w:delText>
              </w:r>
              <w:r w:rsidRPr="00741D20">
                <w:delText> </w:delText>
              </w:r>
            </w:del>
          </w:p>
        </w:tc>
        <w:tc>
          <w:tcPr>
            <w:tcW w:w="3015" w:type="dxa"/>
            <w:tcBorders>
              <w:top w:val="single" w:sz="6" w:space="0" w:color="auto"/>
              <w:left w:val="single" w:sz="6" w:space="0" w:color="auto"/>
              <w:bottom w:val="single" w:sz="6" w:space="0" w:color="auto"/>
              <w:right w:val="single" w:sz="6" w:space="0" w:color="auto"/>
            </w:tcBorders>
            <w:hideMark/>
          </w:tcPr>
          <w:p w14:paraId="0EEECF0F" w14:textId="77777777" w:rsidR="00741D20" w:rsidRPr="00741D20" w:rsidRDefault="00741D20" w:rsidP="00741D20">
            <w:del w:id="162" w:author="Southall, Alice" w:date="2025-12-09T15:49:00Z">
              <w:r w:rsidRPr="00741D20">
                <w:rPr>
                  <w:lang w:val="en"/>
                </w:rPr>
                <w:delText>£50,364,450.0</w:delText>
              </w:r>
              <w:r w:rsidRPr="00741D20">
                <w:delText> </w:delText>
              </w:r>
            </w:del>
          </w:p>
        </w:tc>
        <w:tc>
          <w:tcPr>
            <w:tcW w:w="3840" w:type="dxa"/>
            <w:tcBorders>
              <w:top w:val="single" w:sz="6" w:space="0" w:color="auto"/>
              <w:left w:val="single" w:sz="6" w:space="0" w:color="auto"/>
              <w:bottom w:val="single" w:sz="6" w:space="0" w:color="auto"/>
              <w:right w:val="single" w:sz="6" w:space="0" w:color="auto"/>
            </w:tcBorders>
            <w:hideMark/>
          </w:tcPr>
          <w:p w14:paraId="7A8A3069" w14:textId="77777777" w:rsidR="00741D20" w:rsidRPr="00741D20" w:rsidRDefault="00741D20" w:rsidP="00741D20">
            <w:del w:id="163" w:author="Southall, Alice" w:date="2025-12-09T15:49:00Z">
              <w:r w:rsidRPr="00741D20">
                <w:rPr>
                  <w:lang w:val="en"/>
                </w:rPr>
                <w:delText>£35,524,076.0</w:delText>
              </w:r>
              <w:r w:rsidRPr="00741D20">
                <w:delText> </w:delText>
              </w:r>
            </w:del>
          </w:p>
        </w:tc>
      </w:tr>
      <w:tr w:rsidR="00741D20" w:rsidRPr="00741D20" w14:paraId="55B654B9" w14:textId="77777777" w:rsidTr="00741D20">
        <w:trPr>
          <w:trHeight w:val="285"/>
        </w:trPr>
        <w:tc>
          <w:tcPr>
            <w:tcW w:w="2130" w:type="dxa"/>
            <w:tcBorders>
              <w:top w:val="single" w:sz="6" w:space="0" w:color="auto"/>
              <w:left w:val="single" w:sz="6" w:space="0" w:color="auto"/>
              <w:bottom w:val="single" w:sz="6" w:space="0" w:color="auto"/>
              <w:right w:val="single" w:sz="6" w:space="0" w:color="auto"/>
            </w:tcBorders>
            <w:hideMark/>
          </w:tcPr>
          <w:p w14:paraId="45A135CC" w14:textId="77777777" w:rsidR="00741D20" w:rsidRPr="00741D20" w:rsidRDefault="00741D20" w:rsidP="00741D20">
            <w:del w:id="164" w:author="Southall, Alice" w:date="2025-12-09T15:49:00Z">
              <w:r w:rsidRPr="00741D20">
                <w:rPr>
                  <w:lang w:val="en"/>
                </w:rPr>
                <w:delText>150%</w:delText>
              </w:r>
              <w:r w:rsidRPr="00741D20">
                <w:delText> </w:delText>
              </w:r>
            </w:del>
          </w:p>
        </w:tc>
        <w:tc>
          <w:tcPr>
            <w:tcW w:w="3015" w:type="dxa"/>
            <w:tcBorders>
              <w:top w:val="single" w:sz="6" w:space="0" w:color="auto"/>
              <w:left w:val="single" w:sz="6" w:space="0" w:color="auto"/>
              <w:bottom w:val="single" w:sz="6" w:space="0" w:color="auto"/>
              <w:right w:val="single" w:sz="6" w:space="0" w:color="auto"/>
            </w:tcBorders>
            <w:hideMark/>
          </w:tcPr>
          <w:p w14:paraId="5499BD5B" w14:textId="77777777" w:rsidR="00741D20" w:rsidRPr="00741D20" w:rsidRDefault="00741D20" w:rsidP="00741D20">
            <w:del w:id="165" w:author="Southall, Alice" w:date="2025-12-09T15:49:00Z">
              <w:r w:rsidRPr="00741D20">
                <w:rPr>
                  <w:lang w:val="en"/>
                </w:rPr>
                <w:delText>£75,546,675.0</w:delText>
              </w:r>
              <w:r w:rsidRPr="00741D20">
                <w:delText> </w:delText>
              </w:r>
            </w:del>
          </w:p>
        </w:tc>
        <w:tc>
          <w:tcPr>
            <w:tcW w:w="3840" w:type="dxa"/>
            <w:tcBorders>
              <w:top w:val="single" w:sz="6" w:space="0" w:color="auto"/>
              <w:left w:val="single" w:sz="6" w:space="0" w:color="auto"/>
              <w:bottom w:val="single" w:sz="6" w:space="0" w:color="auto"/>
              <w:right w:val="single" w:sz="6" w:space="0" w:color="auto"/>
            </w:tcBorders>
            <w:hideMark/>
          </w:tcPr>
          <w:p w14:paraId="29023BA1" w14:textId="77777777" w:rsidR="00741D20" w:rsidRPr="00741D20" w:rsidRDefault="00741D20" w:rsidP="00741D20">
            <w:del w:id="166" w:author="Southall, Alice" w:date="2025-12-09T15:49:00Z">
              <w:r w:rsidRPr="00741D20">
                <w:rPr>
                  <w:lang w:val="en"/>
                </w:rPr>
                <w:delText>£53,286,114.0</w:delText>
              </w:r>
              <w:r w:rsidRPr="00741D20">
                <w:delText> </w:delText>
              </w:r>
            </w:del>
          </w:p>
        </w:tc>
      </w:tr>
      <w:tr w:rsidR="007A7241" w:rsidRPr="00741D20" w14:paraId="5A3A8DC6" w14:textId="77777777" w:rsidTr="00741D20">
        <w:trPr>
          <w:trHeight w:val="285"/>
          <w:ins w:id="167" w:author="Tee, Benjamin" w:date="2025-12-09T15:45:00Z"/>
        </w:trPr>
        <w:tc>
          <w:tcPr>
            <w:tcW w:w="2130" w:type="dxa"/>
            <w:tcBorders>
              <w:top w:val="single" w:sz="6" w:space="0" w:color="auto"/>
              <w:left w:val="single" w:sz="6" w:space="0" w:color="auto"/>
              <w:bottom w:val="single" w:sz="6" w:space="0" w:color="auto"/>
              <w:right w:val="single" w:sz="6" w:space="0" w:color="auto"/>
            </w:tcBorders>
          </w:tcPr>
          <w:p w14:paraId="4B673660" w14:textId="58499671" w:rsidR="007A7241" w:rsidRPr="00741D20" w:rsidRDefault="00C40328" w:rsidP="00741D20">
            <w:pPr>
              <w:rPr>
                <w:ins w:id="168" w:author="Tee, Benjamin" w:date="2025-12-09T15:45:00Z" w16du:dateUtc="2025-12-09T15:45:00Z"/>
                <w:lang w:val="en"/>
              </w:rPr>
            </w:pPr>
            <w:ins w:id="169" w:author="Tee, Benjamin" w:date="2025-12-09T15:46:00Z">
              <w:r w:rsidRPr="00C40328">
                <w:t>2%  </w:t>
              </w:r>
            </w:ins>
          </w:p>
        </w:tc>
        <w:tc>
          <w:tcPr>
            <w:tcW w:w="3015" w:type="dxa"/>
            <w:tcBorders>
              <w:top w:val="single" w:sz="6" w:space="0" w:color="auto"/>
              <w:left w:val="single" w:sz="6" w:space="0" w:color="auto"/>
              <w:bottom w:val="single" w:sz="6" w:space="0" w:color="auto"/>
              <w:right w:val="single" w:sz="6" w:space="0" w:color="auto"/>
            </w:tcBorders>
          </w:tcPr>
          <w:p w14:paraId="519DDA90" w14:textId="521A064A" w:rsidR="007A7241" w:rsidRPr="00741D20" w:rsidRDefault="00AC2602" w:rsidP="00741D20">
            <w:pPr>
              <w:rPr>
                <w:ins w:id="170" w:author="Tee, Benjamin" w:date="2025-12-09T15:45:00Z" w16du:dateUtc="2025-12-09T15:45:00Z"/>
                <w:lang w:val="en"/>
              </w:rPr>
            </w:pPr>
            <w:ins w:id="171" w:author="Tee, Benjamin" w:date="2025-12-09T15:46:00Z">
              <w:r w:rsidRPr="00AC2602">
                <w:t>£1,007,289.0  </w:t>
              </w:r>
            </w:ins>
          </w:p>
        </w:tc>
        <w:tc>
          <w:tcPr>
            <w:tcW w:w="3840" w:type="dxa"/>
            <w:tcBorders>
              <w:top w:val="single" w:sz="6" w:space="0" w:color="auto"/>
              <w:left w:val="single" w:sz="6" w:space="0" w:color="auto"/>
              <w:bottom w:val="single" w:sz="6" w:space="0" w:color="auto"/>
              <w:right w:val="single" w:sz="6" w:space="0" w:color="auto"/>
            </w:tcBorders>
          </w:tcPr>
          <w:p w14:paraId="2FD6B06A" w14:textId="3949FAB3" w:rsidR="007A7241" w:rsidRPr="00741D20" w:rsidRDefault="004D701D" w:rsidP="00741D20">
            <w:pPr>
              <w:rPr>
                <w:ins w:id="172" w:author="Tee, Benjamin" w:date="2025-12-09T15:45:00Z" w16du:dateUtc="2025-12-09T15:45:00Z"/>
                <w:lang w:val="en"/>
              </w:rPr>
            </w:pPr>
            <w:ins w:id="173" w:author="Tee, Benjamin" w:date="2025-12-09T15:46:00Z">
              <w:r w:rsidRPr="004D701D">
                <w:t>£749,877.3</w:t>
              </w:r>
            </w:ins>
          </w:p>
        </w:tc>
      </w:tr>
      <w:tr w:rsidR="007A7241" w:rsidRPr="00741D20" w14:paraId="64DB93CE" w14:textId="77777777" w:rsidTr="00741D20">
        <w:trPr>
          <w:trHeight w:val="285"/>
          <w:ins w:id="174" w:author="Tee, Benjamin" w:date="2025-12-09T15:45:00Z"/>
        </w:trPr>
        <w:tc>
          <w:tcPr>
            <w:tcW w:w="2130" w:type="dxa"/>
            <w:tcBorders>
              <w:top w:val="single" w:sz="6" w:space="0" w:color="auto"/>
              <w:left w:val="single" w:sz="6" w:space="0" w:color="auto"/>
              <w:bottom w:val="single" w:sz="6" w:space="0" w:color="auto"/>
              <w:right w:val="single" w:sz="6" w:space="0" w:color="auto"/>
            </w:tcBorders>
          </w:tcPr>
          <w:p w14:paraId="135DD8C6" w14:textId="49BF6F09" w:rsidR="007A7241" w:rsidRPr="00741D20" w:rsidRDefault="001B56BB" w:rsidP="00741D20">
            <w:pPr>
              <w:rPr>
                <w:ins w:id="175" w:author="Tee, Benjamin" w:date="2025-12-09T15:45:00Z" w16du:dateUtc="2025-12-09T15:45:00Z"/>
                <w:lang w:val="en"/>
              </w:rPr>
            </w:pPr>
            <w:ins w:id="176" w:author="Tee, Benjamin" w:date="2025-12-09T15:46:00Z">
              <w:r w:rsidRPr="001B56BB">
                <w:t>5%</w:t>
              </w:r>
            </w:ins>
          </w:p>
        </w:tc>
        <w:tc>
          <w:tcPr>
            <w:tcW w:w="3015" w:type="dxa"/>
            <w:tcBorders>
              <w:top w:val="single" w:sz="6" w:space="0" w:color="auto"/>
              <w:left w:val="single" w:sz="6" w:space="0" w:color="auto"/>
              <w:bottom w:val="single" w:sz="6" w:space="0" w:color="auto"/>
              <w:right w:val="single" w:sz="6" w:space="0" w:color="auto"/>
            </w:tcBorders>
          </w:tcPr>
          <w:p w14:paraId="1251D05E" w14:textId="30943C73" w:rsidR="007A7241" w:rsidRPr="00741D20" w:rsidRDefault="00F70FDD" w:rsidP="00741D20">
            <w:pPr>
              <w:rPr>
                <w:ins w:id="177" w:author="Tee, Benjamin" w:date="2025-12-09T15:45:00Z" w16du:dateUtc="2025-12-09T15:45:00Z"/>
                <w:lang w:val="en"/>
              </w:rPr>
            </w:pPr>
            <w:ins w:id="178" w:author="Tee, Benjamin" w:date="2025-12-09T15:46:00Z">
              <w:r w:rsidRPr="00F70FDD">
                <w:t>£2,518,222.5</w:t>
              </w:r>
            </w:ins>
          </w:p>
        </w:tc>
        <w:tc>
          <w:tcPr>
            <w:tcW w:w="3840" w:type="dxa"/>
            <w:tcBorders>
              <w:top w:val="single" w:sz="6" w:space="0" w:color="auto"/>
              <w:left w:val="single" w:sz="6" w:space="0" w:color="auto"/>
              <w:bottom w:val="single" w:sz="6" w:space="0" w:color="auto"/>
              <w:right w:val="single" w:sz="6" w:space="0" w:color="auto"/>
            </w:tcBorders>
          </w:tcPr>
          <w:p w14:paraId="67B34E9C" w14:textId="53BAF4E8" w:rsidR="007A7241" w:rsidRPr="00741D20" w:rsidRDefault="008E3D78" w:rsidP="00741D20">
            <w:pPr>
              <w:rPr>
                <w:ins w:id="179" w:author="Tee, Benjamin" w:date="2025-12-09T15:45:00Z" w16du:dateUtc="2025-12-09T15:45:00Z"/>
                <w:lang w:val="en"/>
              </w:rPr>
            </w:pPr>
            <w:ins w:id="180" w:author="Tee, Benjamin" w:date="2025-12-09T15:46:00Z">
              <w:r w:rsidRPr="008E3D78">
                <w:t>£1,874,693.3</w:t>
              </w:r>
            </w:ins>
          </w:p>
        </w:tc>
      </w:tr>
      <w:tr w:rsidR="007A7241" w:rsidRPr="00741D20" w14:paraId="0C3F02E3" w14:textId="77777777" w:rsidTr="00741D20">
        <w:trPr>
          <w:trHeight w:val="285"/>
          <w:ins w:id="181" w:author="Tee, Benjamin" w:date="2025-12-09T15:45:00Z"/>
        </w:trPr>
        <w:tc>
          <w:tcPr>
            <w:tcW w:w="2130" w:type="dxa"/>
            <w:tcBorders>
              <w:top w:val="single" w:sz="6" w:space="0" w:color="auto"/>
              <w:left w:val="single" w:sz="6" w:space="0" w:color="auto"/>
              <w:bottom w:val="single" w:sz="6" w:space="0" w:color="auto"/>
              <w:right w:val="single" w:sz="6" w:space="0" w:color="auto"/>
            </w:tcBorders>
          </w:tcPr>
          <w:p w14:paraId="56C23D92" w14:textId="3082B98C" w:rsidR="007A7241" w:rsidRPr="00741D20" w:rsidRDefault="00846E85" w:rsidP="00741D20">
            <w:pPr>
              <w:rPr>
                <w:ins w:id="182" w:author="Tee, Benjamin" w:date="2025-12-09T15:45:00Z" w16du:dateUtc="2025-12-09T15:45:00Z"/>
                <w:lang w:val="en"/>
              </w:rPr>
            </w:pPr>
            <w:ins w:id="183" w:author="Tee, Benjamin" w:date="2025-12-09T15:46:00Z">
              <w:r w:rsidRPr="00846E85">
                <w:t> 10% </w:t>
              </w:r>
            </w:ins>
          </w:p>
        </w:tc>
        <w:tc>
          <w:tcPr>
            <w:tcW w:w="3015" w:type="dxa"/>
            <w:tcBorders>
              <w:top w:val="single" w:sz="6" w:space="0" w:color="auto"/>
              <w:left w:val="single" w:sz="6" w:space="0" w:color="auto"/>
              <w:bottom w:val="single" w:sz="6" w:space="0" w:color="auto"/>
              <w:right w:val="single" w:sz="6" w:space="0" w:color="auto"/>
            </w:tcBorders>
          </w:tcPr>
          <w:p w14:paraId="74C0EDEA" w14:textId="27F50955" w:rsidR="007A7241" w:rsidRPr="00741D20" w:rsidRDefault="00600D42" w:rsidP="00741D20">
            <w:pPr>
              <w:rPr>
                <w:ins w:id="184" w:author="Tee, Benjamin" w:date="2025-12-09T15:45:00Z" w16du:dateUtc="2025-12-09T15:45:00Z"/>
                <w:lang w:val="en"/>
              </w:rPr>
            </w:pPr>
            <w:ins w:id="185" w:author="Tee, Benjamin" w:date="2025-12-09T15:46:00Z">
              <w:r w:rsidRPr="00600D42">
                <w:t>£5,036,445.0</w:t>
              </w:r>
            </w:ins>
          </w:p>
        </w:tc>
        <w:tc>
          <w:tcPr>
            <w:tcW w:w="3840" w:type="dxa"/>
            <w:tcBorders>
              <w:top w:val="single" w:sz="6" w:space="0" w:color="auto"/>
              <w:left w:val="single" w:sz="6" w:space="0" w:color="auto"/>
              <w:bottom w:val="single" w:sz="6" w:space="0" w:color="auto"/>
              <w:right w:val="single" w:sz="6" w:space="0" w:color="auto"/>
            </w:tcBorders>
          </w:tcPr>
          <w:p w14:paraId="28742F15" w14:textId="2A498B2E" w:rsidR="007A7241" w:rsidRPr="00741D20" w:rsidRDefault="00D5162A" w:rsidP="00741D20">
            <w:pPr>
              <w:rPr>
                <w:ins w:id="186" w:author="Tee, Benjamin" w:date="2025-12-09T15:45:00Z" w16du:dateUtc="2025-12-09T15:45:00Z"/>
                <w:lang w:val="en"/>
              </w:rPr>
            </w:pPr>
            <w:ins w:id="187" w:author="Tee, Benjamin" w:date="2025-12-09T15:46:00Z">
              <w:r w:rsidRPr="00D5162A">
                <w:t> £3,749,386.6</w:t>
              </w:r>
            </w:ins>
          </w:p>
        </w:tc>
      </w:tr>
      <w:tr w:rsidR="00846E85" w:rsidRPr="00741D20" w14:paraId="333C5FE3" w14:textId="77777777" w:rsidTr="00741D20">
        <w:trPr>
          <w:trHeight w:val="285"/>
          <w:ins w:id="188" w:author="Tee, Benjamin" w:date="2025-12-09T15:46:00Z"/>
        </w:trPr>
        <w:tc>
          <w:tcPr>
            <w:tcW w:w="2130" w:type="dxa"/>
            <w:tcBorders>
              <w:top w:val="single" w:sz="6" w:space="0" w:color="auto"/>
              <w:left w:val="single" w:sz="6" w:space="0" w:color="auto"/>
              <w:bottom w:val="single" w:sz="6" w:space="0" w:color="auto"/>
              <w:right w:val="single" w:sz="6" w:space="0" w:color="auto"/>
            </w:tcBorders>
          </w:tcPr>
          <w:p w14:paraId="1E961E9B" w14:textId="1D2BB3A0" w:rsidR="00846E85" w:rsidRPr="00846E85" w:rsidRDefault="00510910" w:rsidP="00741D20">
            <w:pPr>
              <w:rPr>
                <w:ins w:id="189" w:author="Tee, Benjamin" w:date="2025-12-09T15:46:00Z" w16du:dateUtc="2025-12-09T15:46:00Z"/>
              </w:rPr>
            </w:pPr>
            <w:ins w:id="190" w:author="Tee, Benjamin" w:date="2025-12-09T15:46:00Z">
              <w:r w:rsidRPr="00510910">
                <w:t>15% </w:t>
              </w:r>
            </w:ins>
          </w:p>
        </w:tc>
        <w:tc>
          <w:tcPr>
            <w:tcW w:w="3015" w:type="dxa"/>
            <w:tcBorders>
              <w:top w:val="single" w:sz="6" w:space="0" w:color="auto"/>
              <w:left w:val="single" w:sz="6" w:space="0" w:color="auto"/>
              <w:bottom w:val="single" w:sz="6" w:space="0" w:color="auto"/>
              <w:right w:val="single" w:sz="6" w:space="0" w:color="auto"/>
            </w:tcBorders>
          </w:tcPr>
          <w:p w14:paraId="0020E0AD" w14:textId="592AD421" w:rsidR="00846E85" w:rsidRPr="00741D20" w:rsidRDefault="0009399D" w:rsidP="00741D20">
            <w:pPr>
              <w:rPr>
                <w:ins w:id="191" w:author="Tee, Benjamin" w:date="2025-12-09T15:46:00Z" w16du:dateUtc="2025-12-09T15:46:00Z"/>
                <w:lang w:val="en"/>
              </w:rPr>
            </w:pPr>
            <w:ins w:id="192" w:author="Tee, Benjamin" w:date="2025-12-09T15:46:00Z">
              <w:r w:rsidRPr="0009399D">
                <w:t> £7,554,667.5</w:t>
              </w:r>
            </w:ins>
          </w:p>
        </w:tc>
        <w:tc>
          <w:tcPr>
            <w:tcW w:w="3840" w:type="dxa"/>
            <w:tcBorders>
              <w:top w:val="single" w:sz="6" w:space="0" w:color="auto"/>
              <w:left w:val="single" w:sz="6" w:space="0" w:color="auto"/>
              <w:bottom w:val="single" w:sz="6" w:space="0" w:color="auto"/>
              <w:right w:val="single" w:sz="6" w:space="0" w:color="auto"/>
            </w:tcBorders>
          </w:tcPr>
          <w:p w14:paraId="08580173" w14:textId="5149BF09" w:rsidR="00846E85" w:rsidRPr="00741D20" w:rsidRDefault="00D5162A" w:rsidP="00741D20">
            <w:pPr>
              <w:rPr>
                <w:ins w:id="193" w:author="Tee, Benjamin" w:date="2025-12-09T15:46:00Z" w16du:dateUtc="2025-12-09T15:46:00Z"/>
                <w:lang w:val="en"/>
              </w:rPr>
            </w:pPr>
            <w:ins w:id="194" w:author="Tee, Benjamin" w:date="2025-12-09T15:46:00Z">
              <w:r w:rsidRPr="00D5162A">
                <w:t>£5,624,079.9</w:t>
              </w:r>
            </w:ins>
          </w:p>
        </w:tc>
      </w:tr>
    </w:tbl>
    <w:p w14:paraId="79AF0349" w14:textId="1A9A80E2" w:rsidR="00AA19C9" w:rsidRDefault="00AA19C9" w:rsidP="00AA19C9">
      <w:pPr>
        <w:rPr>
          <w:lang w:val="en-SG"/>
        </w:rPr>
      </w:pPr>
    </w:p>
    <w:p w14:paraId="11730FB1" w14:textId="33E95F55" w:rsidR="0006511B" w:rsidRPr="00AA19C9" w:rsidRDefault="0006511B" w:rsidP="00AA19C9">
      <w:pPr>
        <w:rPr>
          <w:lang w:val="en-SG"/>
        </w:rPr>
      </w:pPr>
      <w:r w:rsidRPr="0006511B">
        <w:rPr>
          <w:noProof/>
          <w:lang w:val="en-SG"/>
        </w:rPr>
        <w:drawing>
          <wp:inline distT="0" distB="0" distL="0" distR="0" wp14:anchorId="1AFB0D95" wp14:editId="4FE50C23">
            <wp:extent cx="5731510" cy="3710305"/>
            <wp:effectExtent l="0" t="0" r="2540" b="4445"/>
            <wp:docPr id="68017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6517" name=""/>
                    <pic:cNvPicPr/>
                  </pic:nvPicPr>
                  <pic:blipFill>
                    <a:blip r:embed="rId18"/>
                    <a:stretch>
                      <a:fillRect/>
                    </a:stretch>
                  </pic:blipFill>
                  <pic:spPr>
                    <a:xfrm>
                      <a:off x="0" y="0"/>
                      <a:ext cx="5731510" cy="3710305"/>
                    </a:xfrm>
                    <a:prstGeom prst="rect">
                      <a:avLst/>
                    </a:prstGeom>
                  </pic:spPr>
                </pic:pic>
              </a:graphicData>
            </a:graphic>
          </wp:inline>
        </w:drawing>
      </w:r>
    </w:p>
    <w:p w14:paraId="137FDDEC" w14:textId="2299DF14" w:rsidR="00D74012" w:rsidRDefault="00D74012" w:rsidP="00A95DD3"/>
    <w:p w14:paraId="3916FED7" w14:textId="10B6C6AD" w:rsidR="00D74012" w:rsidRPr="00D74012" w:rsidRDefault="00741D20" w:rsidP="00A95DD3">
      <w:pPr>
        <w:rPr>
          <w:i/>
          <w:iCs/>
        </w:rPr>
      </w:pPr>
      <w:del w:id="195" w:author="Tee, Benjamin" w:date="2025-12-09T11:39:00Z" w16du:dateUtc="2025-12-09T11:39:00Z">
        <w:r w:rsidDel="00B82541">
          <w:rPr>
            <w:i/>
            <w:iCs/>
          </w:rPr>
          <w:delText>Alternative measures</w:delText>
        </w:r>
      </w:del>
      <w:commentRangeStart w:id="196"/>
      <w:commentRangeStart w:id="197"/>
      <w:ins w:id="198" w:author="Tee, Benjamin" w:date="2025-12-09T11:39:00Z" w16du:dateUtc="2025-12-09T11:39:00Z">
        <w:r w:rsidR="00B82541">
          <w:rPr>
            <w:i/>
            <w:iCs/>
          </w:rPr>
          <w:t xml:space="preserve">Can </w:t>
        </w:r>
        <w:r w:rsidR="00552550">
          <w:rPr>
            <w:i/>
            <w:iCs/>
          </w:rPr>
          <w:t>we</w:t>
        </w:r>
        <w:r w:rsidR="00B82541">
          <w:rPr>
            <w:i/>
            <w:iCs/>
          </w:rPr>
          <w:t xml:space="preserve"> do better? </w:t>
        </w:r>
      </w:ins>
      <w:commentRangeEnd w:id="196"/>
      <w:r w:rsidR="00AE1996" w:rsidRPr="00D74012">
        <w:rPr>
          <w:rStyle w:val="CommentReference"/>
          <w:i/>
          <w:iCs/>
          <w:sz w:val="24"/>
          <w:szCs w:val="24"/>
        </w:rPr>
        <w:commentReference w:id="196"/>
      </w:r>
      <w:commentRangeEnd w:id="197"/>
      <w:r w:rsidRPr="00D74012">
        <w:rPr>
          <w:rStyle w:val="CommentReference"/>
          <w:i/>
          <w:iCs/>
          <w:sz w:val="24"/>
          <w:szCs w:val="24"/>
        </w:rPr>
        <w:commentReference w:id="197"/>
      </w:r>
    </w:p>
    <w:p w14:paraId="7CAF1DDB" w14:textId="2A994F33" w:rsidR="0064776E" w:rsidRDefault="00D86AE4" w:rsidP="00A95DD3">
      <w:r>
        <w:t xml:space="preserve">[Given that </w:t>
      </w:r>
      <w:del w:id="199" w:author="Hughes, Owen" w:date="2025-12-10T14:15:00Z">
        <w:r>
          <w:delText>at least</w:delText>
        </w:r>
      </w:del>
      <w:r>
        <w:t xml:space="preserve"> some </w:t>
      </w:r>
      <w:del w:id="200" w:author="Hughes, Owen" w:date="2025-12-10T14:15:00Z">
        <w:r>
          <w:delText xml:space="preserve">of the </w:delText>
        </w:r>
      </w:del>
      <w:r>
        <w:t>existing Airbnb hosts are companies</w:t>
      </w:r>
      <w:r w:rsidR="002F5D1F">
        <w:t>,</w:t>
      </w:r>
      <w:r>
        <w:t xml:space="preserve"> and that a great deal more would be required to register as “professional</w:t>
      </w:r>
      <w:r w:rsidR="002F5D1F">
        <w:t>”</w:t>
      </w:r>
      <w:r>
        <w:t xml:space="preserve"> </w:t>
      </w:r>
      <w:r w:rsidR="00D74012">
        <w:t>landlords</w:t>
      </w:r>
      <w:r>
        <w:t xml:space="preserve"> if some form of the Mayor’s (and opposition’s) proposals were carried out, an alternative that relies on an existing regulatory infrastructure might be business rates.]</w:t>
      </w:r>
      <w:r w:rsidRPr="00D86AE4">
        <w:t xml:space="preserve"> </w:t>
      </w:r>
    </w:p>
    <w:p w14:paraId="4D66558C" w14:textId="5B80F11F" w:rsidR="00F00912" w:rsidRPr="0064776E" w:rsidRDefault="00F00912" w:rsidP="00A95DD3">
      <w:r>
        <w:t xml:space="preserve">Business rates </w:t>
      </w:r>
      <w:r w:rsidR="00D86AE4">
        <w:t xml:space="preserve">are </w:t>
      </w:r>
      <w:r w:rsidR="00D86AE4" w:rsidRPr="00D86AE4">
        <w:rPr>
          <w:lang w:val="en-SG"/>
        </w:rPr>
        <w:t>triggered when a property is used for commercial purposes</w:t>
      </w:r>
      <w:r w:rsidR="00D74012">
        <w:rPr>
          <w:lang w:val="en-SG"/>
        </w:rPr>
        <w:t xml:space="preserve"> and are designed to identify true commercial exploitation that should be liable to taxation</w:t>
      </w:r>
      <w:r w:rsidR="00D86AE4" w:rsidRPr="00D86AE4">
        <w:rPr>
          <w:lang w:val="en-SG"/>
        </w:rPr>
        <w:t xml:space="preserve">. </w:t>
      </w:r>
      <w:r w:rsidR="0064776E">
        <w:t xml:space="preserve">[That this is a framework of which Airbnb hosts should be aware already is clear from, for example this Airbnb </w:t>
      </w:r>
      <w:commentRangeStart w:id="201"/>
      <w:r w:rsidR="0064776E">
        <w:t>article</w:t>
      </w:r>
      <w:commentRangeEnd w:id="201"/>
      <w:r w:rsidR="0064776E">
        <w:rPr>
          <w:rStyle w:val="CommentReference"/>
          <w:sz w:val="24"/>
          <w:szCs w:val="24"/>
        </w:rPr>
        <w:commentReference w:id="201"/>
      </w:r>
      <w:r w:rsidR="0064776E">
        <w:t>]</w:t>
      </w:r>
    </w:p>
    <w:p w14:paraId="06787344" w14:textId="65195477" w:rsidR="00D86AE4" w:rsidRDefault="00D74012" w:rsidP="00A95DD3">
      <w:r>
        <w:rPr>
          <w:lang w:val="en-SG"/>
        </w:rPr>
        <w:t>T</w:t>
      </w:r>
      <w:r w:rsidRPr="00D86AE4">
        <w:rPr>
          <w:lang w:val="en-SG"/>
        </w:rPr>
        <w:t xml:space="preserve">he </w:t>
      </w:r>
      <w:r>
        <w:rPr>
          <w:lang w:val="en-SG"/>
        </w:rPr>
        <w:t>business rates requirement f</w:t>
      </w:r>
      <w:r w:rsidR="00D86AE4" w:rsidRPr="00D86AE4">
        <w:rPr>
          <w:lang w:val="en-SG"/>
        </w:rPr>
        <w:t xml:space="preserve">or short-term lets </w:t>
      </w:r>
      <w:r>
        <w:rPr>
          <w:lang w:val="en-SG"/>
        </w:rPr>
        <w:t xml:space="preserve">is that they must be registered once the threshold of, </w:t>
      </w:r>
      <w:r w:rsidR="00D86AE4" w:rsidRPr="00D86AE4">
        <w:rPr>
          <w:lang w:val="en-SG"/>
        </w:rPr>
        <w:t>typically</w:t>
      </w:r>
      <w:r>
        <w:rPr>
          <w:lang w:val="en-SG"/>
        </w:rPr>
        <w:t>,</w:t>
      </w:r>
      <w:r w:rsidR="00D86AE4" w:rsidRPr="00D86AE4">
        <w:rPr>
          <w:lang w:val="en-SG"/>
        </w:rPr>
        <w:t xml:space="preserve"> 140 days of availability per </w:t>
      </w:r>
      <w:commentRangeStart w:id="202"/>
      <w:r w:rsidR="00D86AE4" w:rsidRPr="00D86AE4">
        <w:rPr>
          <w:lang w:val="en-SG"/>
        </w:rPr>
        <w:t>year</w:t>
      </w:r>
      <w:commentRangeEnd w:id="202"/>
      <w:r w:rsidR="00D86AE4">
        <w:rPr>
          <w:rStyle w:val="CommentReference"/>
          <w:sz w:val="24"/>
          <w:szCs w:val="24"/>
          <w:lang w:val="en-SG"/>
        </w:rPr>
        <w:commentReference w:id="202"/>
      </w:r>
      <w:r>
        <w:rPr>
          <w:lang w:val="en-SG"/>
        </w:rPr>
        <w:t xml:space="preserve"> is reached. </w:t>
      </w:r>
    </w:p>
    <w:p w14:paraId="2A9A5913" w14:textId="1BC78484" w:rsidR="00D86AE4" w:rsidRDefault="00D86AE4" w:rsidP="00A95DD3">
      <w:pPr>
        <w:rPr>
          <w:lang w:val="en-SG"/>
        </w:rPr>
      </w:pPr>
      <w:r>
        <w:rPr>
          <w:lang w:val="en-SG"/>
        </w:rPr>
        <w:t xml:space="preserve">There is, therefore, a </w:t>
      </w:r>
      <w:r w:rsidR="0064776E">
        <w:rPr>
          <w:lang w:val="en-SG"/>
        </w:rPr>
        <w:t xml:space="preserve">mismatch between </w:t>
      </w:r>
      <w:r>
        <w:rPr>
          <w:lang w:val="en-SG"/>
        </w:rPr>
        <w:t xml:space="preserve">the planning permission requirement </w:t>
      </w:r>
      <w:r w:rsidR="00D74012">
        <w:rPr>
          <w:lang w:val="en-SG"/>
        </w:rPr>
        <w:t>and the business rates requirement</w:t>
      </w:r>
      <w:r w:rsidR="0064776E">
        <w:rPr>
          <w:lang w:val="en-SG"/>
        </w:rPr>
        <w:t xml:space="preserve"> in terms of when registration is required</w:t>
      </w:r>
      <w:r w:rsidR="002F5D1F">
        <w:rPr>
          <w:lang w:val="en-SG"/>
        </w:rPr>
        <w:t>, which would have to be addressed if this avenue were explored</w:t>
      </w:r>
      <w:r w:rsidR="0064776E">
        <w:rPr>
          <w:lang w:val="en-SG"/>
        </w:rPr>
        <w:t>.</w:t>
      </w:r>
    </w:p>
    <w:p w14:paraId="77C07728" w14:textId="67A332C3" w:rsidR="0012565A" w:rsidRDefault="002F5D1F">
      <w:del w:id="203" w:author="Tee, Benjamin" w:date="2025-12-10T13:50:00Z" w16du:dateUtc="2025-12-10T13:50:00Z">
        <w:r w:rsidDel="009906EB">
          <w:rPr>
            <w:lang w:val="en-SG"/>
          </w:rPr>
          <w:delText>A further</w:delText>
        </w:r>
      </w:del>
      <w:ins w:id="204" w:author="Tee, Benjamin" w:date="2025-12-10T13:50:00Z" w16du:dateUtc="2025-12-10T13:50:00Z">
        <w:r w:rsidR="009906EB">
          <w:rPr>
            <w:lang w:val="en-SG"/>
          </w:rPr>
          <w:t>Another</w:t>
        </w:r>
      </w:ins>
      <w:r>
        <w:rPr>
          <w:lang w:val="en-SG"/>
        </w:rPr>
        <w:t xml:space="preserve"> option is to introduce a form of “tourist tax”</w:t>
      </w:r>
      <w:ins w:id="205" w:author="Tee, Benjamin" w:date="2025-12-10T13:50:00Z" w16du:dateUtc="2025-12-10T13:50:00Z">
        <w:r w:rsidR="005C7F0F">
          <w:rPr>
            <w:lang w:val="en-SG"/>
          </w:rPr>
          <w:t xml:space="preserve">, </w:t>
        </w:r>
      </w:ins>
      <w:del w:id="206" w:author="Tee, Benjamin" w:date="2025-12-10T13:50:00Z" w16du:dateUtc="2025-12-10T13:50:00Z">
        <w:r w:rsidDel="005C7F0F">
          <w:rPr>
            <w:lang w:val="en-SG"/>
          </w:rPr>
          <w:delText xml:space="preserve">. This is </w:delText>
        </w:r>
      </w:del>
      <w:r>
        <w:rPr>
          <w:lang w:val="en-SG"/>
        </w:rPr>
        <w:t xml:space="preserve">a common approach in other countries. </w:t>
      </w:r>
      <w:r w:rsidR="00620CAE">
        <w:t xml:space="preserve">The </w:t>
      </w:r>
      <w:r w:rsidRPr="00A573E8">
        <w:t xml:space="preserve">Hackney Citizen </w:t>
      </w:r>
      <w:del w:id="207" w:author="Tee, Benjamin" w:date="2025-12-10T13:50:00Z" w16du:dateUtc="2025-12-10T13:50:00Z">
        <w:r w:rsidDel="005C7F0F">
          <w:delText xml:space="preserve">cites </w:delText>
        </w:r>
      </w:del>
      <w:r>
        <w:t xml:space="preserve">estimates that such a measure could </w:t>
      </w:r>
      <w:r w:rsidRPr="00A573E8">
        <w:t xml:space="preserve">raise £240 million </w:t>
      </w:r>
      <w:r>
        <w:t>a year</w:t>
      </w:r>
      <w:r w:rsidR="00620CAE">
        <w:t xml:space="preserve"> and, if implemented with care, would not necessarily reduce visitor </w:t>
      </w:r>
      <w:commentRangeStart w:id="208"/>
      <w:r w:rsidR="00620CAE">
        <w:t>numbers</w:t>
      </w:r>
      <w:commentRangeEnd w:id="208"/>
      <w:r w:rsidR="00620CAE">
        <w:rPr>
          <w:rStyle w:val="CommentReference"/>
          <w:sz w:val="24"/>
          <w:szCs w:val="24"/>
        </w:rPr>
        <w:commentReference w:id="208"/>
      </w:r>
      <w:r w:rsidR="00620CAE">
        <w:t xml:space="preserve">. This could be a more targeted and easily administered approach, </w:t>
      </w:r>
      <w:del w:id="209" w:author="Tee, Benjamin" w:date="2025-12-10T13:51:00Z" w16du:dateUtc="2025-12-10T13:51:00Z">
        <w:r w:rsidR="00620CAE" w:rsidDel="00DE3FEE">
          <w:delText>since it does not rely</w:delText>
        </w:r>
      </w:del>
      <w:ins w:id="210" w:author="Tee, Benjamin" w:date="2025-12-10T13:51:00Z" w16du:dateUtc="2025-12-10T13:51:00Z">
        <w:r w:rsidR="00DE3FEE">
          <w:t>without relying</w:t>
        </w:r>
      </w:ins>
      <w:r w:rsidR="00620CAE">
        <w:t xml:space="preserve"> on property valuations or on enforcement against </w:t>
      </w:r>
      <w:r w:rsidR="00275648">
        <w:t xml:space="preserve">reluctant or elusive </w:t>
      </w:r>
      <w:r w:rsidR="00620CAE">
        <w:t xml:space="preserve">landlords. </w:t>
      </w:r>
    </w:p>
    <w:p w14:paraId="53F9A606" w14:textId="415878A5" w:rsidR="00620CAE" w:rsidRPr="001E77C1" w:rsidRDefault="00BB6280">
      <w:pPr>
        <w:pStyle w:val="ListParagraph"/>
        <w:numPr>
          <w:ilvl w:val="0"/>
          <w:numId w:val="28"/>
        </w:numPr>
        <w:rPr>
          <w:b/>
        </w:rPr>
        <w:pPrChange w:id="211" w:author="Tee, Benjamin" w:date="2025-12-09T16:11:00Z" w16du:dateUtc="2025-12-09T16:11:00Z">
          <w:pPr/>
        </w:pPrChange>
      </w:pPr>
      <w:r w:rsidRPr="001E77C1">
        <w:rPr>
          <w:b/>
        </w:rPr>
        <w:t>Weighing up</w:t>
      </w:r>
      <w:r w:rsidR="00275648" w:rsidRPr="001E77C1">
        <w:rPr>
          <w:b/>
        </w:rPr>
        <w:t xml:space="preserve"> the way ahead</w:t>
      </w:r>
      <w:r w:rsidR="005852F1" w:rsidRPr="001E77C1">
        <w:rPr>
          <w:b/>
        </w:rPr>
        <w:t>: pros</w:t>
      </w:r>
      <w:r w:rsidR="00CB7738" w:rsidRPr="001E77C1">
        <w:rPr>
          <w:b/>
        </w:rPr>
        <w:t xml:space="preserve">, </w:t>
      </w:r>
      <w:r w:rsidR="005852F1" w:rsidRPr="001E77C1">
        <w:rPr>
          <w:b/>
        </w:rPr>
        <w:t>cons</w:t>
      </w:r>
      <w:r w:rsidR="004466AB" w:rsidRPr="001E77C1">
        <w:rPr>
          <w:b/>
        </w:rPr>
        <w:t xml:space="preserve"> and social mobility</w:t>
      </w:r>
    </w:p>
    <w:p w14:paraId="1847C14C" w14:textId="2FE3A59B" w:rsidR="00B04391" w:rsidRDefault="00A573E8" w:rsidP="00A573E8">
      <w:pPr>
        <w:rPr>
          <w:lang w:val="en-SG"/>
        </w:rPr>
      </w:pPr>
      <w:r w:rsidRPr="00A573E8">
        <w:rPr>
          <w:lang w:val="en-SG"/>
        </w:rPr>
        <w:t xml:space="preserve">While the opposition now agrees with the </w:t>
      </w:r>
      <w:proofErr w:type="gramStart"/>
      <w:r w:rsidRPr="00A573E8">
        <w:rPr>
          <w:lang w:val="en-SG"/>
        </w:rPr>
        <w:t>Mayor’s</w:t>
      </w:r>
      <w:proofErr w:type="gramEnd"/>
      <w:r w:rsidRPr="00A573E8">
        <w:rPr>
          <w:lang w:val="en-SG"/>
        </w:rPr>
        <w:t xml:space="preserve"> </w:t>
      </w:r>
      <w:r w:rsidR="00B04391">
        <w:rPr>
          <w:lang w:val="en-SG"/>
        </w:rPr>
        <w:t>intent to curb the negative impacts of short</w:t>
      </w:r>
      <w:r w:rsidRPr="00A573E8">
        <w:rPr>
          <w:lang w:val="en-SG"/>
        </w:rPr>
        <w:t>-term lets in London, the</w:t>
      </w:r>
      <w:r w:rsidR="00B04391">
        <w:rPr>
          <w:lang w:val="en-SG"/>
        </w:rPr>
        <w:t xml:space="preserve">ir proposal is blunt and scant on detail. It risks undermining London’s </w:t>
      </w:r>
      <w:r w:rsidRPr="00A573E8">
        <w:rPr>
          <w:lang w:val="en-SG"/>
        </w:rPr>
        <w:t>thriving tourism industry</w:t>
      </w:r>
      <w:r w:rsidR="00B04391">
        <w:rPr>
          <w:lang w:val="en-SG"/>
        </w:rPr>
        <w:t xml:space="preserve">, which </w:t>
      </w:r>
      <w:r w:rsidR="00B04391" w:rsidRPr="00A573E8">
        <w:t xml:space="preserve">contributes </w:t>
      </w:r>
      <w:r w:rsidR="00B04391">
        <w:t xml:space="preserve">at least </w:t>
      </w:r>
      <w:r w:rsidR="00B04391" w:rsidRPr="00A573E8">
        <w:t>£10 billion</w:t>
      </w:r>
      <w:r w:rsidR="00B04391">
        <w:t xml:space="preserve"> a year</w:t>
      </w:r>
      <w:r w:rsidR="00B04391" w:rsidRPr="00A573E8">
        <w:t xml:space="preserve"> to London’s economy</w:t>
      </w:r>
      <w:r w:rsidR="00B04391">
        <w:t xml:space="preserve"> and supports around 7% of London’s </w:t>
      </w:r>
      <w:commentRangeStart w:id="212"/>
      <w:r w:rsidR="00B04391">
        <w:t>jobs</w:t>
      </w:r>
      <w:commentRangeEnd w:id="212"/>
      <w:r w:rsidR="00B04391">
        <w:rPr>
          <w:rStyle w:val="CommentReference"/>
          <w:sz w:val="24"/>
          <w:szCs w:val="24"/>
        </w:rPr>
        <w:commentReference w:id="212"/>
      </w:r>
      <w:r w:rsidR="00B04391">
        <w:t xml:space="preserve">, </w:t>
      </w:r>
      <w:r w:rsidR="00B04391" w:rsidRPr="00B04391">
        <w:rPr>
          <w:lang w:val="en-SG"/>
        </w:rPr>
        <w:t>while failing to distinguish between a small number of problematic commercial operators and the many residents who host legitimately.</w:t>
      </w:r>
      <w:ins w:id="213" w:author="Tee, Benjamin" w:date="2025-12-09T11:48:00Z" w16du:dateUtc="2025-12-09T11:48:00Z">
        <w:r w:rsidR="003145C7">
          <w:rPr>
            <w:lang w:val="en-SG"/>
          </w:rPr>
          <w:t xml:space="preserve"> </w:t>
        </w:r>
      </w:ins>
      <w:ins w:id="214" w:author="Southall, Alice" w:date="2025-12-09T16:26:00Z">
        <w:r w:rsidR="55DBC619" w:rsidRPr="47876CEE">
          <w:rPr>
            <w:lang w:val="en-SG"/>
          </w:rPr>
          <w:t xml:space="preserve"> </w:t>
        </w:r>
        <w:r w:rsidR="55DBC619" w:rsidRPr="18716768">
          <w:rPr>
            <w:lang w:val="en-SG"/>
          </w:rPr>
          <w:t xml:space="preserve">Moreover, the London short </w:t>
        </w:r>
        <w:r w:rsidR="55DBC619" w:rsidRPr="13611B2C">
          <w:rPr>
            <w:lang w:val="en-SG"/>
          </w:rPr>
          <w:t>letting market is already more tightly</w:t>
        </w:r>
        <w:r w:rsidR="55DBC619" w:rsidRPr="01EB44D9">
          <w:rPr>
            <w:lang w:val="en-SG"/>
          </w:rPr>
          <w:t xml:space="preserve"> regulated </w:t>
        </w:r>
        <w:r w:rsidR="55DBC619" w:rsidRPr="051CD1BC">
          <w:rPr>
            <w:lang w:val="en-SG"/>
          </w:rPr>
          <w:t xml:space="preserve">than its </w:t>
        </w:r>
        <w:r w:rsidR="55DBC619" w:rsidRPr="6301294E">
          <w:rPr>
            <w:lang w:val="en-SG"/>
          </w:rPr>
          <w:t>European</w:t>
        </w:r>
        <w:r w:rsidR="55DBC619" w:rsidRPr="370D4539">
          <w:rPr>
            <w:lang w:val="en-SG"/>
          </w:rPr>
          <w:t xml:space="preserve"> equivalents</w:t>
        </w:r>
        <w:r w:rsidR="55DBC619" w:rsidRPr="74A61DE7">
          <w:rPr>
            <w:lang w:val="en-SG"/>
          </w:rPr>
          <w:t>.</w:t>
        </w:r>
      </w:ins>
      <w:commentRangeStart w:id="215"/>
      <w:commentRangeEnd w:id="215"/>
      <w:r>
        <w:rPr>
          <w:rStyle w:val="CommentReference"/>
          <w:sz w:val="24"/>
          <w:szCs w:val="24"/>
          <w:lang w:val="en-SG"/>
        </w:rPr>
        <w:commentReference w:id="215"/>
      </w:r>
    </w:p>
    <w:p w14:paraId="3823AABE" w14:textId="5AEB98E6" w:rsidR="00B04391" w:rsidRDefault="00B04391" w:rsidP="00A573E8">
      <w:pPr>
        <w:rPr>
          <w:ins w:id="216" w:author="Hughes, Owen" w:date="2025-12-14T12:48:00Z" w16du:dateUtc="2025-12-14T12:48:59Z"/>
        </w:rPr>
      </w:pPr>
      <w:r w:rsidRPr="00B04391">
        <w:rPr>
          <w:lang w:val="en-SG"/>
        </w:rPr>
        <w:t xml:space="preserve">For ordinary Londoners, hosting often provides a modest but meaningful supplement to household income, helping them manage rising living costs and maintain financial stability. </w:t>
      </w:r>
      <w:del w:id="217" w:author="Southall, Alice" w:date="2025-12-09T15:44:00Z">
        <w:r w:rsidRPr="00B04391">
          <w:rPr>
            <w:lang w:val="en-SG"/>
          </w:rPr>
          <w:delText xml:space="preserve">Evidence </w:delText>
        </w:r>
        <w:r>
          <w:rPr>
            <w:lang w:val="en-SG"/>
          </w:rPr>
          <w:delText xml:space="preserve">submitted by Airbnb to a UK government enquiry in 2020 </w:delText>
        </w:r>
        <w:r w:rsidRPr="00B04391">
          <w:rPr>
            <w:lang w:val="en-SG"/>
          </w:rPr>
          <w:delText>show</w:delText>
        </w:r>
        <w:r>
          <w:rPr>
            <w:lang w:val="en-SG"/>
          </w:rPr>
          <w:delText>ed</w:delText>
        </w:r>
        <w:r w:rsidRPr="00B04391">
          <w:rPr>
            <w:lang w:val="en-SG"/>
          </w:rPr>
          <w:delText xml:space="preserve"> that 29% of UK hosts </w:delText>
        </w:r>
        <w:r>
          <w:rPr>
            <w:lang w:val="en-SG"/>
          </w:rPr>
          <w:delText>we</w:delText>
        </w:r>
        <w:r w:rsidRPr="00B04391">
          <w:rPr>
            <w:lang w:val="en-SG"/>
          </w:rPr>
          <w:delText>re retired and 35% work</w:delText>
        </w:r>
        <w:r>
          <w:rPr>
            <w:lang w:val="en-SG"/>
          </w:rPr>
          <w:delText>ed</w:delText>
        </w:r>
        <w:r w:rsidRPr="00B04391">
          <w:rPr>
            <w:lang w:val="en-SG"/>
          </w:rPr>
          <w:delText xml:space="preserve"> full time, with significant shares employed in healthcare (13%) and education (</w:delText>
        </w:r>
        <w:commentRangeStart w:id="218"/>
        <w:r w:rsidRPr="00B04391">
          <w:rPr>
            <w:lang w:val="en-SG"/>
          </w:rPr>
          <w:delText>15</w:delText>
        </w:r>
      </w:del>
      <w:commentRangeEnd w:id="218"/>
      <w:r w:rsidRPr="00B04391">
        <w:rPr>
          <w:rStyle w:val="CommentReference"/>
          <w:sz w:val="24"/>
          <w:szCs w:val="24"/>
          <w:lang w:val="en-SG"/>
        </w:rPr>
        <w:commentReference w:id="218"/>
      </w:r>
      <w:del w:id="219" w:author="Southall, Alice" w:date="2025-12-09T15:44:00Z">
        <w:r w:rsidRPr="00B04391">
          <w:rPr>
            <w:lang w:val="en-SG"/>
          </w:rPr>
          <w:delText>%)</w:delText>
        </w:r>
      </w:del>
      <w:r w:rsidRPr="00B04391">
        <w:rPr>
          <w:lang w:val="en-SG"/>
        </w:rPr>
        <w:t xml:space="preserve">. Research </w:t>
      </w:r>
      <w:r w:rsidR="00991795">
        <w:rPr>
          <w:lang w:val="en-SG"/>
        </w:rPr>
        <w:t xml:space="preserve">from 2022 </w:t>
      </w:r>
      <w:r w:rsidRPr="00B04391">
        <w:rPr>
          <w:lang w:val="en-SG"/>
        </w:rPr>
        <w:t xml:space="preserve">also highlights that older women living alone and women with disabilities increasingly rely on hosting as a flexible </w:t>
      </w:r>
      <w:commentRangeStart w:id="220"/>
      <w:r w:rsidRPr="00B04391">
        <w:rPr>
          <w:lang w:val="en-SG"/>
        </w:rPr>
        <w:t>lifeline</w:t>
      </w:r>
      <w:commentRangeEnd w:id="220"/>
      <w:r w:rsidR="00991795" w:rsidRPr="00B04391">
        <w:rPr>
          <w:rStyle w:val="CommentReference"/>
          <w:sz w:val="24"/>
          <w:szCs w:val="24"/>
          <w:lang w:val="en-SG"/>
        </w:rPr>
        <w:commentReference w:id="220"/>
      </w:r>
      <w:r w:rsidRPr="00B04391">
        <w:rPr>
          <w:lang w:val="en-SG"/>
        </w:rPr>
        <w:t xml:space="preserve">. </w:t>
      </w:r>
      <w:r w:rsidRPr="006F4AEF">
        <w:rPr>
          <w:highlight w:val="yellow"/>
          <w:lang w:val="en-SG"/>
        </w:rPr>
        <w:t>For many just renting out a room, earnings are generally modest: the median annual revenue for a private room let under 90 days is below £2,000, rising to around £10,000 for frequent lets</w:t>
      </w:r>
      <w:r w:rsidRPr="00B04391">
        <w:rPr>
          <w:lang w:val="en-SG"/>
        </w:rPr>
        <w:t>.</w:t>
      </w:r>
      <w:r w:rsidRPr="00B04391">
        <w:t> </w:t>
      </w:r>
      <w:r w:rsidR="004466AB">
        <w:t xml:space="preserve">From the perspective of promoting social mobility, introducing additional </w:t>
      </w:r>
      <w:del w:id="221" w:author="Hughes, Owen" w:date="2025-12-14T12:51:00Z">
        <w:r w:rsidR="004466AB">
          <w:delText xml:space="preserve">administrative </w:delText>
        </w:r>
      </w:del>
      <w:r w:rsidR="004466AB">
        <w:t xml:space="preserve">complexity </w:t>
      </w:r>
      <w:r w:rsidR="00B845CB">
        <w:t>and</w:t>
      </w:r>
      <w:r w:rsidR="004466AB">
        <w:t xml:space="preserve"> costs through untargeted council tax increases would be a backward step. While better-off “professional” hosts would be able to absorb these additional burdens</w:t>
      </w:r>
      <w:r w:rsidR="00AE4977">
        <w:t xml:space="preserve"> and would not necessarily release their properties onto the housing market</w:t>
      </w:r>
      <w:r w:rsidR="004466AB">
        <w:t>, individual hosts may see the benefit of letting their property diminished to the point of exiting the market, to the detriment of their finances and security.</w:t>
      </w:r>
    </w:p>
    <w:p w14:paraId="27F894A9" w14:textId="65EB8A85" w:rsidR="00B04391" w:rsidRDefault="0A9BBDEF" w:rsidP="00A573E8">
      <w:pPr>
        <w:rPr>
          <w:del w:id="222" w:author="Hughes, Owen" w:date="2025-12-14T12:57:00Z" w16du:dateUtc="2025-12-14T12:57:15Z"/>
        </w:rPr>
      </w:pPr>
      <w:ins w:id="223" w:author="Hughes, Owen" w:date="2025-12-14T12:54:00Z">
        <w:r>
          <w:t>Given that</w:t>
        </w:r>
      </w:ins>
      <w:ins w:id="224" w:author="Hughes, Owen" w:date="2025-12-14T12:55:00Z">
        <w:r w:rsidR="32EE32D7">
          <w:t xml:space="preserve"> subletting </w:t>
        </w:r>
      </w:ins>
      <w:ins w:id="225" w:author="Hughes, Owen" w:date="2025-12-14T12:57:00Z">
        <w:r w:rsidR="12084EA3">
          <w:t xml:space="preserve">council </w:t>
        </w:r>
      </w:ins>
      <w:ins w:id="226" w:author="Hughes, Owen" w:date="2025-12-14T12:58:00Z">
        <w:r w:rsidR="12084EA3">
          <w:t xml:space="preserve">accommodation is illegal, </w:t>
        </w:r>
        <w:r w:rsidR="7273E25E">
          <w:t>the</w:t>
        </w:r>
      </w:ins>
      <w:ins w:id="227" w:author="Hughes, Owen" w:date="2025-12-14T13:14:00Z">
        <w:r w:rsidR="6B4D462E">
          <w:t xml:space="preserve"> </w:t>
        </w:r>
      </w:ins>
      <w:ins w:id="228" w:author="Hughes, Owen" w:date="2025-12-14T12:58:00Z">
        <w:r w:rsidR="7273E25E">
          <w:t xml:space="preserve">aide's circumstance </w:t>
        </w:r>
      </w:ins>
      <w:ins w:id="229" w:author="Hughes, Owen" w:date="2025-12-14T13:14:00Z">
        <w:r w:rsidR="1B6ADA47">
          <w:t>wi</w:t>
        </w:r>
      </w:ins>
      <w:ins w:id="230" w:author="Hughes, Owen" w:date="2025-12-14T14:59:00Z">
        <w:r w:rsidR="59ABE229">
          <w:t>ll</w:t>
        </w:r>
      </w:ins>
      <w:ins w:id="231" w:author="Hughes, Owen" w:date="2025-12-14T13:14:00Z">
        <w:r w:rsidR="1B6ADA47">
          <w:t xml:space="preserve"> </w:t>
        </w:r>
      </w:ins>
      <w:ins w:id="232" w:author="Hughes, Owen" w:date="2025-12-14T13:15:00Z">
        <w:r w:rsidR="75FD9972">
          <w:t>inspire inevitable</w:t>
        </w:r>
      </w:ins>
      <w:commentRangeStart w:id="233"/>
      <w:ins w:id="234" w:author="Hughes, Owen" w:date="2025-12-14T13:14:00Z">
        <w:r w:rsidR="75FD9972">
          <w:t xml:space="preserve"> backlash and embarrassment</w:t>
        </w:r>
      </w:ins>
      <w:commentRangeEnd w:id="233"/>
      <w:r w:rsidR="00B04391">
        <w:rPr>
          <w:rStyle w:val="CommentReference"/>
          <w:sz w:val="24"/>
          <w:szCs w:val="24"/>
        </w:rPr>
        <w:commentReference w:id="233"/>
      </w:r>
      <w:ins w:id="235" w:author="Hughes, Owen" w:date="2025-12-14T12:58:00Z">
        <w:r w:rsidR="7273E25E">
          <w:t xml:space="preserve">. </w:t>
        </w:r>
      </w:ins>
      <w:ins w:id="236" w:author="Hughes, Owen" w:date="2025-12-14T13:01:00Z">
        <w:r w:rsidR="22408C68">
          <w:t>In the interest of public trust, a</w:t>
        </w:r>
      </w:ins>
      <w:ins w:id="237" w:author="Hughes, Owen" w:date="2025-12-14T13:02:00Z">
        <w:r w:rsidR="75817BEF">
          <w:t xml:space="preserve"> f</w:t>
        </w:r>
      </w:ins>
      <w:ins w:id="238" w:author="Hughes, Owen" w:date="2025-12-14T13:03:00Z">
        <w:r w:rsidR="75817BEF">
          <w:t>ull</w:t>
        </w:r>
      </w:ins>
      <w:ins w:id="239" w:author="Hughes, Owen" w:date="2025-12-14T13:01:00Z">
        <w:r w:rsidR="22408C68">
          <w:t xml:space="preserve"> invest</w:t>
        </w:r>
      </w:ins>
      <w:ins w:id="240" w:author="Hughes, Owen" w:date="2025-12-14T13:02:00Z">
        <w:r w:rsidR="5956FAC3">
          <w:t>igation should</w:t>
        </w:r>
      </w:ins>
      <w:ins w:id="241" w:author="Hughes, Owen" w:date="2025-12-14T13:03:00Z">
        <w:r w:rsidR="2B02971F">
          <w:t xml:space="preserve"> take place to uphold </w:t>
        </w:r>
      </w:ins>
      <w:ins w:id="242" w:author="Hughes, Owen" w:date="2025-12-14T13:04:00Z">
        <w:r w:rsidR="61B7F0E8">
          <w:t xml:space="preserve">transparency in the Mayor's Office. </w:t>
        </w:r>
      </w:ins>
      <w:ins w:id="243" w:author="Hughes, Owen" w:date="2025-12-14T13:05:00Z">
        <w:r w:rsidR="63E9A71B">
          <w:t>With this</w:t>
        </w:r>
      </w:ins>
      <w:ins w:id="244" w:author="Hughes, Owen" w:date="2025-12-14T13:06:00Z">
        <w:r w:rsidR="63E9A71B">
          <w:t xml:space="preserve">, it is possible that the aide received legitimate permissions to </w:t>
        </w:r>
      </w:ins>
      <w:ins w:id="245" w:author="Hughes, Owen" w:date="2025-12-14T13:07:00Z">
        <w:r w:rsidR="3BF6A085">
          <w:t>sublet</w:t>
        </w:r>
      </w:ins>
      <w:ins w:id="246" w:author="Hughes, Owen" w:date="2025-12-14T13:09:00Z">
        <w:r w:rsidR="532E62B3">
          <w:t xml:space="preserve"> and list</w:t>
        </w:r>
      </w:ins>
      <w:ins w:id="247" w:author="Hughes, Owen" w:date="2025-12-14T13:06:00Z">
        <w:r w:rsidR="63E9A71B">
          <w:t xml:space="preserve"> the council ho</w:t>
        </w:r>
      </w:ins>
      <w:ins w:id="248" w:author="Hughes, Owen" w:date="2025-12-14T13:09:00Z">
        <w:r w:rsidR="7DE7DB95">
          <w:t>using</w:t>
        </w:r>
        <w:r w:rsidR="3A3578A9">
          <w:t>. In whic</w:t>
        </w:r>
      </w:ins>
      <w:ins w:id="249" w:author="Hughes, Owen" w:date="2025-12-14T13:10:00Z">
        <w:r w:rsidR="3A3578A9">
          <w:t>h case, previous data suggests that many hosts would require up to seven listed properties to make more than the London Average</w:t>
        </w:r>
      </w:ins>
      <w:ins w:id="250" w:author="Hughes, Owen" w:date="2025-12-14T13:15:00Z">
        <w:r w:rsidR="3F9CD257">
          <w:t xml:space="preserve">, </w:t>
        </w:r>
      </w:ins>
      <w:ins w:id="251" w:author="Hughes, Owen" w:date="2025-12-14T14:59:00Z">
        <w:r w:rsidR="1AB3B61C">
          <w:t>something</w:t>
        </w:r>
      </w:ins>
      <w:ins w:id="252" w:author="Hughes, Owen" w:date="2025-12-14T13:15:00Z">
        <w:r w:rsidR="3F9CD257">
          <w:t xml:space="preserve"> the aide cannot claim</w:t>
        </w:r>
      </w:ins>
      <w:ins w:id="253" w:author="Hughes, Owen" w:date="2025-12-14T13:10:00Z">
        <w:r w:rsidR="3A3578A9">
          <w:t xml:space="preserve">. </w:t>
        </w:r>
      </w:ins>
      <w:ins w:id="254" w:author="Hughes, Owen" w:date="2025-12-14T13:11:00Z">
        <w:r w:rsidR="0DE3DD86">
          <w:t xml:space="preserve">This context could display the opposition as politically rancorous </w:t>
        </w:r>
      </w:ins>
      <w:ins w:id="255" w:author="Hughes, Owen" w:date="2025-12-14T13:12:00Z">
        <w:r w:rsidR="6AFF9F73">
          <w:t>and agains</w:t>
        </w:r>
      </w:ins>
      <w:ins w:id="256" w:author="Hughes, Owen" w:date="2025-12-14T13:13:00Z">
        <w:r w:rsidR="6AFF9F73">
          <w:t xml:space="preserve">t the more egalitarian and modest hosts described above. </w:t>
        </w:r>
      </w:ins>
    </w:p>
    <w:p w14:paraId="59272CA5" w14:textId="57F192DA" w:rsidR="00B04391" w:rsidRDefault="00B04391" w:rsidP="00A573E8">
      <w:pPr>
        <w:rPr>
          <w:lang w:val="en-SG"/>
        </w:rPr>
      </w:pPr>
      <w:r w:rsidRPr="00B04391">
        <w:rPr>
          <w:lang w:val="en-SG"/>
        </w:rPr>
        <w:t xml:space="preserve">Our analysis has shown that the key problems are concentrated among a subset of professional operators in specific boroughs. A blanket approach </w:t>
      </w:r>
      <w:r w:rsidR="00C530D6">
        <w:rPr>
          <w:lang w:val="en-SG"/>
        </w:rPr>
        <w:t xml:space="preserve">such as raising council tax for all </w:t>
      </w:r>
      <w:r w:rsidRPr="00B04391">
        <w:rPr>
          <w:lang w:val="en-SG"/>
        </w:rPr>
        <w:t>would therefore penalise responsible hosts while doing little to address true sources of pressure. A targeted strategy</w:t>
      </w:r>
      <w:r>
        <w:rPr>
          <w:lang w:val="en-SG"/>
        </w:rPr>
        <w:t xml:space="preserve">, which could combine a tourist tax with a focus on ensuring that </w:t>
      </w:r>
      <w:r w:rsidR="0002775A">
        <w:rPr>
          <w:lang w:val="en-SG"/>
        </w:rPr>
        <w:t xml:space="preserve">relevant </w:t>
      </w:r>
      <w:r>
        <w:rPr>
          <w:lang w:val="en-SG"/>
        </w:rPr>
        <w:t>professional landlords are registered for and paying business rates</w:t>
      </w:r>
      <w:r w:rsidRPr="00B04391">
        <w:rPr>
          <w:lang w:val="en-SG"/>
        </w:rPr>
        <w:t xml:space="preserve"> would be more proportionate, more effective, and better aligned with the </w:t>
      </w:r>
      <w:proofErr w:type="gramStart"/>
      <w:r w:rsidR="00C530D6">
        <w:rPr>
          <w:lang w:val="en-SG"/>
        </w:rPr>
        <w:t>M</w:t>
      </w:r>
      <w:r w:rsidRPr="00B04391">
        <w:rPr>
          <w:lang w:val="en-SG"/>
        </w:rPr>
        <w:t>ayor’s</w:t>
      </w:r>
      <w:proofErr w:type="gramEnd"/>
      <w:r w:rsidRPr="00B04391">
        <w:rPr>
          <w:lang w:val="en-SG"/>
        </w:rPr>
        <w:t xml:space="preserve"> aim of reducing harm without compromising London’s vibrancy or the livelihoods of ordinary residents.</w:t>
      </w:r>
      <w:r w:rsidRPr="00B04391">
        <w:t> </w:t>
      </w:r>
      <w:r w:rsidRPr="00B04391">
        <w:rPr>
          <w:lang w:val="en-SG"/>
        </w:rPr>
        <w:t> </w:t>
      </w:r>
    </w:p>
    <w:p w14:paraId="597FDEC6" w14:textId="3D8844D2" w:rsidR="005852F1" w:rsidRDefault="005852F1" w:rsidP="00A573E8">
      <w:pPr>
        <w:rPr>
          <w:del w:id="257" w:author="Hughes, Owen" w:date="2025-12-14T12:48:00Z" w16du:dateUtc="2025-12-14T12:48:54Z"/>
          <w:lang w:val="en-SG"/>
        </w:rPr>
      </w:pPr>
      <w:del w:id="258" w:author="Southall, Alice" w:date="2025-12-09T16:08:00Z">
        <w:r>
          <w:delText>While s</w:delText>
        </w:r>
      </w:del>
      <w:ins w:id="259" w:author="Southall, Alice" w:date="2025-12-09T16:08:00Z">
        <w:del w:id="260" w:author="Hughes, Owen" w:date="2025-12-14T12:48:00Z">
          <w:r w:rsidR="37D32439">
            <w:delText>S</w:delText>
          </w:r>
        </w:del>
      </w:ins>
      <w:del w:id="261" w:author="Hughes, Owen" w:date="2025-12-14T12:48:00Z">
        <w:r>
          <w:delText>ome short-term</w:delText>
        </w:r>
        <w:r w:rsidRPr="5C4C11AC">
          <w:rPr>
            <w:rFonts w:ascii="Aptos" w:hAnsi="Aptos"/>
            <w:color w:val="000000" w:themeColor="text1"/>
          </w:rPr>
          <w:delText xml:space="preserve"> </w:delText>
        </w:r>
        <w:r w:rsidRPr="005852F1">
          <w:delText>embarrassment stemming from the aide’s circumstances is unavoidable</w:delText>
        </w:r>
      </w:del>
      <w:ins w:id="262" w:author="Southall, Alice" w:date="2025-12-09T16:09:00Z">
        <w:del w:id="263" w:author="Hughes, Owen" w:date="2025-12-14T12:48:00Z">
          <w:r w:rsidR="0420AC1F" w:rsidRPr="005852F1">
            <w:delText>.</w:delText>
          </w:r>
          <w:r w:rsidRPr="005852F1">
            <w:delText xml:space="preserve"> </w:delText>
          </w:r>
        </w:del>
      </w:ins>
      <w:ins w:id="264" w:author="Tee, Benjamin" w:date="2025-12-10T14:22:00Z">
        <w:del w:id="265" w:author="Hughes, Owen" w:date="2025-12-14T12:48:00Z">
          <w:r w:rsidR="005722BF" w:rsidRPr="005722BF">
            <w:rPr>
              <w:lang w:val="en-SG"/>
            </w:rPr>
            <w:delText>To maintain public trust, the Mayor should commission an independent investigation, and take disciplinary action if wrongdoing is found</w:delText>
          </w:r>
          <w:r w:rsidR="00691BBF">
            <w:rPr>
              <w:lang w:val="en-SG"/>
            </w:rPr>
            <w:delText xml:space="preserve">. </w:delText>
          </w:r>
        </w:del>
      </w:ins>
      <w:ins w:id="266" w:author="Southall, Alice" w:date="2025-12-09T16:09:00Z">
        <w:del w:id="267" w:author="Hughes, Owen" w:date="2025-12-14T12:48:00Z">
          <w:r w:rsidR="0420AC1F" w:rsidRPr="005852F1" w:rsidDel="005722BF">
            <w:delText>To maintain public trust, the appropriate investigation and steps should be taken</w:delText>
          </w:r>
          <w:r w:rsidDel="44C56E6D">
            <w:delText>.</w:delText>
          </w:r>
          <w:r w:rsidRPr="005852F1">
            <w:delText xml:space="preserve"> </w:delText>
          </w:r>
        </w:del>
      </w:ins>
      <w:del w:id="268" w:author="Hughes, Owen" w:date="2025-12-14T12:48:00Z">
        <w:r w:rsidRPr="005852F1">
          <w:delText xml:space="preserve"> </w:delText>
        </w:r>
      </w:del>
      <w:del w:id="269" w:author="Southall, Alice" w:date="2025-12-09T16:09:00Z">
        <w:r w:rsidRPr="005852F1">
          <w:delText>and should be investigated to reclaim public trust</w:delText>
        </w:r>
      </w:del>
      <w:ins w:id="270" w:author="Southall, Alice" w:date="2025-12-09T16:09:00Z">
        <w:del w:id="271" w:author="Hughes, Owen" w:date="2025-12-14T12:48:00Z">
          <w:r w:rsidR="52FABAD2" w:rsidRPr="005852F1">
            <w:delText>However</w:delText>
          </w:r>
        </w:del>
      </w:ins>
      <w:del w:id="272" w:author="Hughes, Owen" w:date="2025-12-14T12:48:00Z">
        <w:r w:rsidRPr="005852F1">
          <w:delText xml:space="preserve">, the opposition’s proposal is not a wholly bad development. Given similarities with existing </w:delText>
        </w:r>
        <w:r>
          <w:delText>M</w:delText>
        </w:r>
        <w:r w:rsidRPr="005852F1">
          <w:delText xml:space="preserve">ayoral initiatives, this presents an opportunity for the </w:delText>
        </w:r>
        <w:r w:rsidR="004466AB">
          <w:delText>M</w:delText>
        </w:r>
        <w:r w:rsidRPr="005852F1">
          <w:delText>ayor’s office to ride on bipartisan support to implement more progressive tax changes. </w:delText>
        </w:r>
      </w:del>
    </w:p>
    <w:p w14:paraId="1A7083E1" w14:textId="77777777" w:rsidR="00A573E8" w:rsidRPr="00A573E8" w:rsidRDefault="00A573E8">
      <w:pPr>
        <w:rPr>
          <w:ins w:id="273" w:author="Southall, Alice" w:date="2025-12-09T15:57:00Z" w16du:dateUtc="2025-12-09T15:57:06Z"/>
        </w:rPr>
      </w:pPr>
    </w:p>
    <w:p w14:paraId="023C2E85" w14:textId="5BE9EDAE" w:rsidR="181F7596" w:rsidRDefault="181F7596">
      <w:pPr>
        <w:rPr>
          <w:ins w:id="274" w:author="Southall, Alice" w:date="2025-12-09T15:57:00Z" w16du:dateUtc="2025-12-09T15:57:23Z"/>
          <w:b/>
          <w:bCs/>
          <w:u w:val="single"/>
        </w:rPr>
      </w:pPr>
      <w:ins w:id="275" w:author="Southall, Alice" w:date="2025-12-09T15:57:00Z">
        <w:r w:rsidRPr="077C99DC">
          <w:rPr>
            <w:b/>
            <w:bCs/>
            <w:u w:val="single"/>
          </w:rPr>
          <w:t xml:space="preserve">Bosco: </w:t>
        </w:r>
        <w:r w:rsidRPr="5A5251EA">
          <w:rPr>
            <w:b/>
            <w:bCs/>
            <w:u w:val="single"/>
          </w:rPr>
          <w:t>[Notes on limitations of</w:t>
        </w:r>
        <w:r w:rsidRPr="4C940D53">
          <w:rPr>
            <w:b/>
            <w:bCs/>
            <w:u w:val="single"/>
          </w:rPr>
          <w:t xml:space="preserve"> the data sets</w:t>
        </w:r>
        <w:r w:rsidRPr="077C99DC">
          <w:rPr>
            <w:b/>
            <w:bCs/>
            <w:u w:val="single"/>
          </w:rPr>
          <w:t>]</w:t>
        </w:r>
      </w:ins>
    </w:p>
    <w:p w14:paraId="0C253BF3" w14:textId="10457A73" w:rsidR="458850B0" w:rsidRDefault="458850B0" w:rsidP="5C4C11AC">
      <w:pPr>
        <w:rPr>
          <w:b/>
          <w:bCs/>
        </w:rPr>
      </w:pPr>
      <w:r w:rsidRPr="5C4C11AC">
        <w:rPr>
          <w:b/>
          <w:bCs/>
        </w:rPr>
        <w:t>Inside Airbnb dataset</w:t>
      </w:r>
    </w:p>
    <w:p w14:paraId="1FB444DF" w14:textId="1119ED6A" w:rsidR="458850B0" w:rsidRDefault="458850B0">
      <w:r>
        <w:t xml:space="preserve">Apart from the limitations of </w:t>
      </w:r>
      <w:r w:rsidR="18289BE2">
        <w:t xml:space="preserve">the occupancy estimates previously mentioned, </w:t>
      </w:r>
      <w:r w:rsidR="7903776D">
        <w:t>it is possible that listing numbers are underestimated in the cleaning process in response to inaccuracies in scraping. Moreover, the dataset is only a snapshot in time. Since listings can be added or deleted, seasonal/temporary listings might b</w:t>
      </w:r>
      <w:r w:rsidR="2AE81AAD">
        <w:t>e over/under- represented.</w:t>
      </w:r>
    </w:p>
    <w:p w14:paraId="2F8032AB" w14:textId="7642B385" w:rsidR="64348958" w:rsidRDefault="64348958">
      <w:r>
        <w:t xml:space="preserve">Our methodology also does not tell how many </w:t>
      </w:r>
      <w:r w:rsidR="44BF0D7F">
        <w:t>frequently let properties</w:t>
      </w:r>
      <w:r w:rsidR="547AE526">
        <w:t xml:space="preserve"> </w:t>
      </w:r>
      <w:r w:rsidR="4AC4012A">
        <w:t>have</w:t>
      </w:r>
      <w:r w:rsidR="547AE526">
        <w:t xml:space="preserve"> legitimate planning permissions. </w:t>
      </w:r>
      <w:r w:rsidR="10E86F97">
        <w:t xml:space="preserve">If we have more time, we can connect to the </w:t>
      </w:r>
      <w:r w:rsidR="540B97DA">
        <w:t>P</w:t>
      </w:r>
      <w:r w:rsidR="10E86F97">
        <w:t xml:space="preserve">lanning </w:t>
      </w:r>
      <w:r w:rsidR="66F039C8">
        <w:t>L</w:t>
      </w:r>
      <w:r w:rsidR="10E86F97">
        <w:t xml:space="preserve">ondon </w:t>
      </w:r>
      <w:r w:rsidR="3FBF149E">
        <w:t>D</w:t>
      </w:r>
      <w:r w:rsidR="10E86F97">
        <w:t>atahub’</w:t>
      </w:r>
      <w:r w:rsidR="468501C2">
        <w:t xml:space="preserve">s </w:t>
      </w:r>
      <w:r w:rsidR="435AD1C2">
        <w:t xml:space="preserve">public API and extract the number of short-term let permissions to provide an estimate. </w:t>
      </w:r>
      <w:r w:rsidR="218BA70C">
        <w:t>A</w:t>
      </w:r>
      <w:r w:rsidR="435AD1C2">
        <w:t xml:space="preserve">s </w:t>
      </w:r>
      <w:r w:rsidR="3B851B36">
        <w:t xml:space="preserve">short-term let falls into “sui generis” rather than an independent use class, </w:t>
      </w:r>
      <w:r w:rsidR="0F9FAF3E">
        <w:t>t</w:t>
      </w:r>
      <w:r w:rsidR="3B851B36">
        <w:t>he only way to filter them out is by building text regex pattern to search for them from the planning permission descriptions</w:t>
      </w:r>
      <w:r w:rsidR="3BDCC903">
        <w:t xml:space="preserve">, which is </w:t>
      </w:r>
      <w:r w:rsidR="6986A5E8">
        <w:t>time intensive</w:t>
      </w:r>
      <w:r w:rsidR="3BDCC903">
        <w:t>.</w:t>
      </w:r>
    </w:p>
    <w:p w14:paraId="44B31557" w14:textId="1A9D771A" w:rsidR="307D2BEC" w:rsidRDefault="307D2BEC" w:rsidP="5C4C11AC">
      <w:pPr>
        <w:rPr>
          <w:b/>
          <w:bCs/>
        </w:rPr>
      </w:pPr>
      <w:r w:rsidRPr="5C4C11AC">
        <w:rPr>
          <w:b/>
          <w:bCs/>
        </w:rPr>
        <w:t>Housing stock dataset</w:t>
      </w:r>
    </w:p>
    <w:p w14:paraId="11C95C2F" w14:textId="08A691F8" w:rsidR="307D2BEC" w:rsidRDefault="307D2BEC">
      <w:r>
        <w:t xml:space="preserve">Using a raw stock of properties dataset to normalise Airbnb listings can overlook variations in </w:t>
      </w:r>
      <w:r w:rsidR="7C60BB18">
        <w:t xml:space="preserve">housing </w:t>
      </w:r>
      <w:r>
        <w:t xml:space="preserve">stock. </w:t>
      </w:r>
      <w:r w:rsidR="75C7B16E">
        <w:t>Some areas can have less Airbnb-eligible dwellings (</w:t>
      </w:r>
      <w:proofErr w:type="spellStart"/>
      <w:r w:rsidR="75C7B16E">
        <w:t>eg.</w:t>
      </w:r>
      <w:proofErr w:type="spellEnd"/>
      <w:r w:rsidR="75C7B16E">
        <w:t xml:space="preserve"> care homes), and some areas can have higher vacancy rates than others. </w:t>
      </w:r>
    </w:p>
    <w:p w14:paraId="5A61C0EE" w14:textId="2F2E2E8C" w:rsidR="5C4C11AC" w:rsidRDefault="5C4C11AC"/>
    <w:p w14:paraId="46B458D9" w14:textId="627C8242" w:rsidR="5C4C11AC" w:rsidRDefault="5C4C11AC"/>
    <w:p w14:paraId="75F23B3D" w14:textId="47840CF4" w:rsidR="5C4C11AC" w:rsidRDefault="5C4C11AC"/>
    <w:p w14:paraId="12A97B1F" w14:textId="3219BC1F" w:rsidR="5C4C11AC" w:rsidRDefault="5C4C11AC"/>
    <w:p w14:paraId="4BCEB60D" w14:textId="36ABB645" w:rsidR="5C4C11AC" w:rsidRDefault="5C4C11AC" w:rsidP="5C4C11AC"/>
    <w:p w14:paraId="63237D48" w14:textId="0DF4FE67" w:rsidR="00A573E8" w:rsidRDefault="00A573E8" w:rsidP="4790B353"/>
    <w:p w14:paraId="0B26CE3D" w14:textId="727DDFD9" w:rsidR="00A573E8" w:rsidRPr="00BC2A86" w:rsidRDefault="00A573E8">
      <w:pPr>
        <w:rPr>
          <w:b/>
          <w:u w:val="single"/>
        </w:rPr>
      </w:pPr>
    </w:p>
    <w:sectPr w:rsidR="00A573E8" w:rsidRPr="00BC2A8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uthall, Alice" w:date="2025-12-08T20:41:00Z" w:initials="AS">
    <w:p w14:paraId="34E8916E" w14:textId="77777777" w:rsidR="005941CD" w:rsidRDefault="005941CD" w:rsidP="005941CD">
      <w:pPr>
        <w:pStyle w:val="CommentText"/>
      </w:pPr>
      <w:r>
        <w:rPr>
          <w:rStyle w:val="CommentReference"/>
        </w:rPr>
        <w:annotationRef/>
      </w:r>
      <w:hyperlink r:id="rId1" w:history="1">
        <w:r w:rsidRPr="0050562C">
          <w:rPr>
            <w:rStyle w:val="Hyperlink"/>
          </w:rPr>
          <w:t>Spain clamps down on Airbnb as tourism backlash returns for summer - BBC News</w:t>
        </w:r>
      </w:hyperlink>
      <w:r>
        <w:t xml:space="preserve"> </w:t>
      </w:r>
    </w:p>
  </w:comment>
  <w:comment w:id="1" w:author="Southall, Alice" w:date="2025-12-08T15:43:00Z" w:initials="AS">
    <w:p w14:paraId="47698DB9" w14:textId="421952B3" w:rsidR="0028440D" w:rsidRDefault="0028440D" w:rsidP="0028440D">
      <w:pPr>
        <w:pStyle w:val="CommentText"/>
      </w:pPr>
      <w:r>
        <w:rPr>
          <w:rStyle w:val="CommentReference"/>
        </w:rPr>
        <w:annotationRef/>
      </w:r>
      <w:hyperlink r:id="rId2" w:history="1">
        <w:r w:rsidRPr="00B57C57">
          <w:rPr>
            <w:rStyle w:val="Hyperlink"/>
          </w:rPr>
          <w:t>Housing targets increased to get Britain building again - GOV.UK</w:t>
        </w:r>
      </w:hyperlink>
      <w:r>
        <w:t xml:space="preserve"> </w:t>
      </w:r>
    </w:p>
  </w:comment>
  <w:comment w:id="2" w:author="Southall, Alice" w:date="2025-12-08T20:42:00Z" w:initials="AS">
    <w:p w14:paraId="608670A5" w14:textId="77777777" w:rsidR="005941CD" w:rsidRDefault="005941CD" w:rsidP="005941CD">
      <w:pPr>
        <w:pStyle w:val="CommentText"/>
      </w:pPr>
      <w:r>
        <w:rPr>
          <w:rStyle w:val="CommentReference"/>
        </w:rPr>
        <w:annotationRef/>
      </w:r>
      <w:hyperlink r:id="rId3" w:history="1">
        <w:r w:rsidRPr="003C396C">
          <w:rPr>
            <w:rStyle w:val="Hyperlink"/>
          </w:rPr>
          <w:t>Homelessness Minister Rushanara Ali quits over rent increase claims - BBC News</w:t>
        </w:r>
      </w:hyperlink>
      <w:r>
        <w:t xml:space="preserve"> </w:t>
      </w:r>
    </w:p>
  </w:comment>
  <w:comment w:id="4" w:author="Southall, Alice" w:date="2025-12-08T20:45:00Z" w:initials="AS">
    <w:p w14:paraId="0B82D874" w14:textId="77777777" w:rsidR="005941CD" w:rsidRDefault="005941CD" w:rsidP="005941CD">
      <w:pPr>
        <w:pStyle w:val="CommentText"/>
      </w:pPr>
      <w:r>
        <w:rPr>
          <w:rStyle w:val="CommentReference"/>
        </w:rPr>
        <w:annotationRef/>
      </w:r>
      <w:r>
        <w:t>(Koster and Van Ommeren 2019; Wachsmuth et al 2018)</w:t>
      </w:r>
    </w:p>
  </w:comment>
  <w:comment w:id="5" w:author="Southall, Alice" w:date="2025-12-08T20:53:00Z" w:initials="AS">
    <w:p w14:paraId="1D2856A6" w14:textId="77777777" w:rsidR="00C977C2" w:rsidRDefault="00536FAA" w:rsidP="00C977C2">
      <w:pPr>
        <w:pStyle w:val="CommentText"/>
      </w:pPr>
      <w:r>
        <w:rPr>
          <w:rStyle w:val="CommentReference"/>
        </w:rPr>
        <w:annotationRef/>
      </w:r>
      <w:r w:rsidR="00C977C2">
        <w:rPr>
          <w:color w:val="000000"/>
          <w:highlight w:val="white"/>
        </w:rPr>
        <w:t>Fn 1 Data from (</w:t>
      </w:r>
      <w:hyperlink r:id="rId4" w:history="1">
        <w:r w:rsidR="00C977C2" w:rsidRPr="004D313E">
          <w:rPr>
            <w:rStyle w:val="Hyperlink"/>
          </w:rPr>
          <w:t>http://insideairbnb.com</w:t>
        </w:r>
      </w:hyperlink>
      <w:r w:rsidR="00C977C2">
        <w:rPr>
          <w:color w:val="000000"/>
          <w:highlight w:val="white"/>
        </w:rPr>
        <w:t>) which uses public information on rentals available for booking at specific months in each year. While owners have exercised care with data processing and cleaning, this dataset is the best publicly available estimate of Airbnb listings. We further process the data to remove listings with duplicate IDs, or more than six null fields, which typically reflects the fact that entries have no reviews or incomplete information.   </w:t>
      </w:r>
      <w:r w:rsidR="00C977C2">
        <w:t xml:space="preserve"> </w:t>
      </w:r>
    </w:p>
  </w:comment>
  <w:comment w:id="10" w:author="Southall, Alice" w:date="2025-12-09T15:59:00Z" w:initials="SA">
    <w:p w14:paraId="1E339C4C" w14:textId="3D82D5CD" w:rsidR="0024501F" w:rsidRDefault="0024501F">
      <w:pPr>
        <w:pStyle w:val="CommentText"/>
      </w:pPr>
      <w:r>
        <w:rPr>
          <w:rStyle w:val="CommentReference"/>
        </w:rPr>
        <w:annotationRef/>
      </w:r>
      <w:r w:rsidRPr="3F0D56B9">
        <w:t>BOSCO to expand.</w:t>
      </w:r>
    </w:p>
  </w:comment>
  <w:comment w:id="12" w:author="Southall, Alice" w:date="2025-12-08T15:50:00Z" w:initials="AS">
    <w:p w14:paraId="53C1C12C" w14:textId="4A3F4C85" w:rsidR="00190145" w:rsidRDefault="00190145" w:rsidP="00190145">
      <w:pPr>
        <w:pStyle w:val="CommentText"/>
      </w:pPr>
      <w:r>
        <w:rPr>
          <w:rStyle w:val="CommentReference"/>
        </w:rPr>
        <w:annotationRef/>
      </w:r>
      <w:hyperlink r:id="rId5" w:history="1">
        <w:r w:rsidRPr="00BC1AD0">
          <w:rPr>
            <w:rStyle w:val="Hyperlink"/>
          </w:rPr>
          <w:t>https://www.london.gov.uk/programmes-strategies/planning/london-plan/the-london-plan-2021-online/annex-2-inner-and-outer-london-boroughs</w:t>
        </w:r>
      </w:hyperlink>
    </w:p>
  </w:comment>
  <w:comment w:id="13" w:author="Choi, Bosco" w:date="2025-12-09T15:42:00Z" w:initials="CB">
    <w:p w14:paraId="6BBC0F7F" w14:textId="0FBDAE5F" w:rsidR="009C336D" w:rsidRDefault="009C336D">
      <w:pPr>
        <w:pStyle w:val="CommentText"/>
      </w:pPr>
      <w:r>
        <w:rPr>
          <w:rStyle w:val="CommentReference"/>
        </w:rPr>
        <w:annotationRef/>
      </w:r>
      <w:r w:rsidRPr="5392B07E">
        <w:t>https://www.legislation.gov.uk/uksi/1965/540/article/2/made</w:t>
      </w:r>
    </w:p>
  </w:comment>
  <w:comment w:id="14" w:author="Tee, Benjamin" w:date="2025-12-09T11:21:00Z" w:initials="BT">
    <w:p w14:paraId="157406FC" w14:textId="77777777" w:rsidR="00210FC1" w:rsidRDefault="00210FC1" w:rsidP="00210FC1">
      <w:pPr>
        <w:pStyle w:val="CommentText"/>
      </w:pPr>
      <w:r>
        <w:rPr>
          <w:rStyle w:val="CommentReference"/>
        </w:rPr>
        <w:annotationRef/>
      </w:r>
      <w:r>
        <w:rPr>
          <w:highlight w:val="yellow"/>
          <w:lang w:val="en-SG"/>
        </w:rPr>
        <w:t>80 words</w:t>
      </w:r>
    </w:p>
  </w:comment>
  <w:comment w:id="21" w:author="Southall, Alice" w:date="2025-12-08T15:27:00Z" w:initials="AS">
    <w:p w14:paraId="69506A32" w14:textId="79B7BACB" w:rsidR="00D86AE4" w:rsidRDefault="00D86AE4" w:rsidP="00D86AE4">
      <w:pPr>
        <w:pStyle w:val="CommentText"/>
      </w:pPr>
      <w:r>
        <w:rPr>
          <w:rStyle w:val="CommentReference"/>
        </w:rPr>
        <w:annotationRef/>
      </w:r>
      <w:r>
        <w:rPr>
          <w:color w:val="000000"/>
        </w:rPr>
        <w:t>https://www.london.gov.uk/programmes-strategies/housing-and-land/buying-and-owning-home/guidance-short-term-and-holiday-lets-london)</w:t>
      </w:r>
      <w:r>
        <w:t xml:space="preserve"> </w:t>
      </w:r>
    </w:p>
  </w:comment>
  <w:comment w:id="24" w:author="Southall, Alice" w:date="2025-12-08T20:46:00Z" w:initials="AS">
    <w:p w14:paraId="7C873D82" w14:textId="77777777" w:rsidR="005941CD" w:rsidRDefault="005941CD" w:rsidP="005941CD">
      <w:pPr>
        <w:pStyle w:val="CommentText"/>
      </w:pPr>
      <w:r>
        <w:rPr>
          <w:rStyle w:val="CommentReference"/>
        </w:rPr>
        <w:annotationRef/>
      </w:r>
      <w:r>
        <w:t>Link to graphic/paper?</w:t>
      </w:r>
    </w:p>
  </w:comment>
  <w:comment w:id="25" w:author="Tee, Benjamin" w:date="2025-12-09T11:51:00Z" w:initials="BT">
    <w:p w14:paraId="38EA2201" w14:textId="77777777" w:rsidR="00B556B8" w:rsidRDefault="00B556B8" w:rsidP="00B556B8">
      <w:pPr>
        <w:pStyle w:val="CommentText"/>
      </w:pPr>
      <w:r>
        <w:rPr>
          <w:rStyle w:val="CommentReference"/>
        </w:rPr>
        <w:annotationRef/>
      </w:r>
      <w:hyperlink r:id="rId6" w:history="1">
        <w:r w:rsidRPr="005E47EF">
          <w:rPr>
            <w:rStyle w:val="Hyperlink"/>
            <w:lang w:val="en-SG"/>
          </w:rPr>
          <w:t>https://www.sciencedirect.com/science/article/pii/S0160738323000786</w:t>
        </w:r>
      </w:hyperlink>
    </w:p>
  </w:comment>
  <w:comment w:id="22" w:author="Tee, Benjamin" w:date="2025-12-09T11:55:00Z" w:initials="BT">
    <w:p w14:paraId="631350D2" w14:textId="77777777" w:rsidR="00EC0907" w:rsidRDefault="00EC0907" w:rsidP="00EC0907">
      <w:pPr>
        <w:pStyle w:val="CommentText"/>
      </w:pPr>
      <w:r>
        <w:rPr>
          <w:rStyle w:val="CommentReference"/>
        </w:rPr>
        <w:annotationRef/>
      </w:r>
      <w:r>
        <w:rPr>
          <w:lang w:val="en-SG"/>
        </w:rPr>
        <w:t xml:space="preserve">Propose to move this down to the conclusion para after we highlight the tourism benefits. </w:t>
      </w:r>
      <w:r>
        <w:rPr>
          <w:lang w:val="en-SG"/>
        </w:rPr>
        <w:br/>
      </w:r>
      <w:r>
        <w:rPr>
          <w:lang w:val="en-SG"/>
        </w:rPr>
        <w:br/>
        <w:t>“In fact, London already exercises stricter controls for short-term lets compared to many European cities, which is reflected in the relatively lower share of multi-property owners, and we should be mindful of overcorrection.”</w:t>
      </w:r>
      <w:r>
        <w:rPr>
          <w:lang w:val="en-SG"/>
        </w:rPr>
        <w:br/>
      </w:r>
      <w:r>
        <w:rPr>
          <w:lang w:val="en-SG"/>
        </w:rPr>
        <w:br/>
        <w:t xml:space="preserve">(Diagram) </w:t>
      </w:r>
    </w:p>
  </w:comment>
  <w:comment w:id="23" w:author="Tee, Benjamin" w:date="2025-12-09T11:56:00Z" w:initials="BT">
    <w:p w14:paraId="41A558BC" w14:textId="1F571897" w:rsidR="00AE1996" w:rsidRDefault="00AE1996" w:rsidP="00AE1996">
      <w:pPr>
        <w:pStyle w:val="CommentText"/>
      </w:pPr>
      <w:r>
        <w:rPr>
          <w:rStyle w:val="CommentReference"/>
        </w:rPr>
        <w:annotationRef/>
      </w:r>
      <w:r>
        <w:rPr>
          <w:noProof/>
        </w:rPr>
        <w:drawing>
          <wp:inline distT="0" distB="0" distL="0" distR="0" wp14:anchorId="6B572E32" wp14:editId="7205F357">
            <wp:extent cx="5600700" cy="4655820"/>
            <wp:effectExtent l="0" t="0" r="0" b="0"/>
            <wp:docPr id="200647027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70273" name="Picture 2006470273" descr="Image"/>
                    <pic:cNvPicPr/>
                  </pic:nvPicPr>
                  <pic:blipFill>
                    <a:blip r:embed="rId7">
                      <a:extLst>
                        <a:ext uri="{28A0092B-C50C-407E-A947-70E740481C1C}">
                          <a14:useLocalDpi xmlns:a14="http://schemas.microsoft.com/office/drawing/2010/main" val="0"/>
                        </a:ext>
                      </a:extLst>
                    </a:blip>
                    <a:stretch>
                      <a:fillRect/>
                    </a:stretch>
                  </pic:blipFill>
                  <pic:spPr>
                    <a:xfrm>
                      <a:off x="0" y="0"/>
                      <a:ext cx="5600700" cy="4655820"/>
                    </a:xfrm>
                    <a:prstGeom prst="rect">
                      <a:avLst/>
                    </a:prstGeom>
                  </pic:spPr>
                </pic:pic>
              </a:graphicData>
            </a:graphic>
          </wp:inline>
        </w:drawing>
      </w:r>
    </w:p>
  </w:comment>
  <w:comment w:id="26" w:author="Southall, Alice" w:date="2025-12-08T20:48:00Z" w:initials="AS">
    <w:p w14:paraId="252C6FDC" w14:textId="16083C60" w:rsidR="00536FAA" w:rsidRDefault="00536FAA" w:rsidP="00536FAA">
      <w:pPr>
        <w:pStyle w:val="CommentText"/>
      </w:pPr>
      <w:r>
        <w:rPr>
          <w:rStyle w:val="CommentReference"/>
        </w:rPr>
        <w:annotationRef/>
      </w:r>
      <w:r>
        <w:t xml:space="preserve">Registration: </w:t>
      </w:r>
      <w:hyperlink r:id="rId8" w:history="1">
        <w:r w:rsidRPr="00D46F25">
          <w:rPr>
            <w:rStyle w:val="Hyperlink"/>
          </w:rPr>
          <w:t>Mayor calls for registration system to enforce short-term letting law | London City Hall</w:t>
        </w:r>
      </w:hyperlink>
      <w:r>
        <w:t xml:space="preserve">. Licensing: </w:t>
      </w:r>
      <w:hyperlink r:id="rId9" w:history="1">
        <w:r w:rsidRPr="00D46F25">
          <w:rPr>
            <w:rStyle w:val="Hyperlink"/>
          </w:rPr>
          <w:t>Mayor demands licencing scheme to prevent short-term lets damaging housing supply | London City Hall</w:t>
        </w:r>
      </w:hyperlink>
      <w:r>
        <w:t xml:space="preserve"> .</w:t>
      </w:r>
    </w:p>
  </w:comment>
  <w:comment w:id="37" w:author="Southall, Alice" w:date="2025-12-08T20:50:00Z" w:initials="AS">
    <w:p w14:paraId="2FC68754" w14:textId="77777777" w:rsidR="00536FAA" w:rsidRDefault="00536FAA" w:rsidP="00536FAA">
      <w:pPr>
        <w:pStyle w:val="CommentText"/>
      </w:pPr>
      <w:r>
        <w:rPr>
          <w:rStyle w:val="CommentReference"/>
        </w:rPr>
        <w:annotationRef/>
      </w:r>
      <w:r>
        <w:rPr>
          <w:lang w:val="en-SG"/>
        </w:rPr>
        <w:t>For now, removed “The rate of Airbnb growth in inner London boroughs is more accelerated than in outer London boroughs (based on a comparison of the ratio of listings increases and housing stock increases at the borough level).”as Bosco queried this. </w:t>
      </w:r>
      <w:r>
        <w:t> </w:t>
      </w:r>
    </w:p>
  </w:comment>
  <w:comment w:id="47" w:author="Southall, Alice" w:date="2025-12-08T20:52:00Z" w:initials="AS">
    <w:p w14:paraId="4DCECC36" w14:textId="77777777" w:rsidR="00CD4E9F" w:rsidRDefault="00536FAA" w:rsidP="00CD4E9F">
      <w:pPr>
        <w:pStyle w:val="CommentText"/>
      </w:pPr>
      <w:r>
        <w:rPr>
          <w:rStyle w:val="CommentReference"/>
        </w:rPr>
        <w:annotationRef/>
      </w:r>
      <w:r w:rsidR="00CD4E9F">
        <w:rPr>
          <w:color w:val="000000"/>
          <w:highlight w:val="white"/>
        </w:rPr>
        <w:t>Fn 2 Occupancy estimates obtained from Inside Airbnb data. First, a review rate is used to compute reviews to estimated bookings. Thereafter, the average length of stay for London was multiplied by the estimated bookings for each listing giving the occupancy rate (out of 365 days). To estimate potential breaches, we look at the subset of listings that are "entire homes / apartments", and the occupancy rate, which estimates how many nights the listing was booked in the last 365 days, providing a useful proxy for annual use, where raw daily calendar data are unavailable. </w:t>
      </w:r>
      <w:r w:rsidR="00CD4E9F">
        <w:t xml:space="preserve"> </w:t>
      </w:r>
    </w:p>
  </w:comment>
  <w:comment w:id="49" w:author="Tee, Benjamin" w:date="2025-12-09T11:25:00Z" w:initials="BT">
    <w:p w14:paraId="3C514145" w14:textId="77777777" w:rsidR="00137FB6" w:rsidRDefault="00137FB6" w:rsidP="00137FB6">
      <w:pPr>
        <w:pStyle w:val="CommentText"/>
      </w:pPr>
      <w:r>
        <w:rPr>
          <w:rStyle w:val="CommentReference"/>
        </w:rPr>
        <w:annotationRef/>
      </w:r>
      <w:r>
        <w:rPr>
          <w:lang w:val="en-SG"/>
        </w:rPr>
        <w:t xml:space="preserve">Footnote mentions the data is from Inside Airbnb so we probably don’t need this. </w:t>
      </w:r>
    </w:p>
  </w:comment>
  <w:comment w:id="50" w:author="Southall, Alice" w:date="2025-12-08T15:48:00Z" w:initials="AS">
    <w:p w14:paraId="0E1133E2" w14:textId="3FF1E780" w:rsidR="00CD4E9F" w:rsidRDefault="0028440D" w:rsidP="00CD4E9F">
      <w:pPr>
        <w:pStyle w:val="CommentText"/>
      </w:pPr>
      <w:r>
        <w:rPr>
          <w:rStyle w:val="CommentReference"/>
        </w:rPr>
        <w:annotationRef/>
      </w:r>
      <w:hyperlink r:id="rId10" w:history="1">
        <w:r w:rsidR="00CD4E9F" w:rsidRPr="00B74F24">
          <w:rPr>
            <w:rStyle w:val="Hyperlink"/>
          </w:rPr>
          <w:t>https://www.bbc.co.uk/news/articles/cvg96rz9061o</w:t>
        </w:r>
      </w:hyperlink>
      <w:r w:rsidR="00CD4E9F">
        <w:t xml:space="preserve"> fn 4 </w:t>
      </w:r>
      <w:r w:rsidR="00CD4E9F">
        <w:rPr>
          <w:color w:val="000000"/>
          <w:highlight w:val="white"/>
        </w:rPr>
        <w:t>BBC journalists found about 1,300 listings had reused identical images - such as the same furniture, rooms and decor - from other supposedly unique listing </w:t>
      </w:r>
      <w:r w:rsidR="00CD4E9F">
        <w:t xml:space="preserve"> </w:t>
      </w:r>
    </w:p>
  </w:comment>
  <w:comment w:id="51" w:author="Southall, Alice" w:date="2025-12-08T20:54:00Z" w:initials="AS">
    <w:p w14:paraId="1D7BB30E" w14:textId="77777777" w:rsidR="00CD4E9F" w:rsidRDefault="00CD4E9F" w:rsidP="00CD4E9F">
      <w:pPr>
        <w:pStyle w:val="CommentText"/>
      </w:pPr>
      <w:r>
        <w:rPr>
          <w:rStyle w:val="CommentReference"/>
        </w:rPr>
        <w:annotationRef/>
      </w:r>
      <w:r>
        <w:rPr>
          <w:color w:val="000000"/>
          <w:highlight w:val="white"/>
        </w:rPr>
        <w:t>Fn 3 The occupancy model assumed (a) a review rate of 50% and (b) average length of stay of 3.1 days for London. This is conservative given that Airbnb previously cited an average review rate of 78%, and, community forums have cited a range of 33% and 85% for various properties. </w:t>
      </w:r>
      <w:r>
        <w:t xml:space="preserve"> </w:t>
      </w:r>
    </w:p>
  </w:comment>
  <w:comment w:id="62" w:author="Southall, Alice" w:date="2025-12-08T16:07:00Z" w:initials="AS">
    <w:p w14:paraId="517BE96D" w14:textId="4E4350B1" w:rsidR="0064776E" w:rsidRDefault="0064776E" w:rsidP="0064776E">
      <w:pPr>
        <w:pStyle w:val="CommentText"/>
      </w:pPr>
      <w:r>
        <w:rPr>
          <w:rStyle w:val="CommentReference"/>
        </w:rPr>
        <w:annotationRef/>
      </w:r>
      <w:r>
        <w:t>Check: isn’t it just 15%, of which 0.5% own &gt;=100 properties?</w:t>
      </w:r>
    </w:p>
  </w:comment>
  <w:comment w:id="69" w:author="Southall, Alice" w:date="2025-12-08T14:58:00Z" w:initials="AS">
    <w:p w14:paraId="2576376F" w14:textId="5AF39726" w:rsidR="0012565A" w:rsidRDefault="0012565A" w:rsidP="0012565A">
      <w:pPr>
        <w:pStyle w:val="CommentText"/>
      </w:pPr>
      <w:r>
        <w:rPr>
          <w:rStyle w:val="CommentReference"/>
        </w:rPr>
        <w:annotationRef/>
      </w:r>
      <w:hyperlink r:id="rId11" w:history="1">
        <w:r w:rsidRPr="00765B76">
          <w:rPr>
            <w:rStyle w:val="Hyperlink"/>
            <w:lang w:val="en-SG"/>
          </w:rPr>
          <w:t>https://data.london.gov.uk/dataset/average-income-of-tax-payers-borough-2g1nq/</w:t>
        </w:r>
      </w:hyperlink>
    </w:p>
  </w:comment>
  <w:comment w:id="90" w:author="Tee, Benjamin" w:date="2025-12-09T13:34:00Z" w:initials="BT">
    <w:p w14:paraId="462B989D" w14:textId="0CFE7C4F" w:rsidR="003B1759" w:rsidRDefault="003B1759" w:rsidP="003B1759">
      <w:pPr>
        <w:pStyle w:val="CommentText"/>
      </w:pPr>
      <w:r>
        <w:rPr>
          <w:rStyle w:val="CommentReference"/>
        </w:rPr>
        <w:annotationRef/>
      </w:r>
      <w:r>
        <w:rPr>
          <w:lang w:val="en-SG"/>
        </w:rPr>
        <w:t xml:space="preserve">Possible visualisation here. But open to dropping as the range may be quite wide. </w:t>
      </w:r>
      <w:r>
        <w:rPr>
          <w:lang w:val="en-SG"/>
        </w:rPr>
        <w:br/>
      </w:r>
      <w:r>
        <w:rPr>
          <w:lang w:val="en-SG"/>
        </w:rPr>
        <w:br/>
      </w:r>
      <w:r>
        <w:rPr>
          <w:noProof/>
        </w:rPr>
        <w:drawing>
          <wp:inline distT="0" distB="0" distL="0" distR="0" wp14:anchorId="19F3A038" wp14:editId="5DEEBFE1">
            <wp:extent cx="5731510" cy="3763010"/>
            <wp:effectExtent l="0" t="0" r="2540" b="8890"/>
            <wp:docPr id="165787268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72684" name="Picture 1657872684" descr="Image"/>
                    <pic:cNvPicPr/>
                  </pic:nvPicPr>
                  <pic:blipFill>
                    <a:blip r:embed="rId12">
                      <a:extLst>
                        <a:ext uri="{28A0092B-C50C-407E-A947-70E740481C1C}">
                          <a14:useLocalDpi xmlns:a14="http://schemas.microsoft.com/office/drawing/2010/main" val="0"/>
                        </a:ext>
                      </a:extLst>
                    </a:blip>
                    <a:stretch>
                      <a:fillRect/>
                    </a:stretch>
                  </pic:blipFill>
                  <pic:spPr>
                    <a:xfrm>
                      <a:off x="0" y="0"/>
                      <a:ext cx="5731510" cy="3763010"/>
                    </a:xfrm>
                    <a:prstGeom prst="rect">
                      <a:avLst/>
                    </a:prstGeom>
                  </pic:spPr>
                </pic:pic>
              </a:graphicData>
            </a:graphic>
          </wp:inline>
        </w:drawing>
      </w:r>
    </w:p>
  </w:comment>
  <w:comment w:id="92" w:author="Southall, Alice" w:date="2025-12-08T20:58:00Z" w:initials="AS">
    <w:p w14:paraId="72C46B8C" w14:textId="171A4579" w:rsidR="002F5D1F" w:rsidRDefault="002F5D1F" w:rsidP="002F5D1F">
      <w:pPr>
        <w:pStyle w:val="CommentText"/>
      </w:pPr>
      <w:r>
        <w:rPr>
          <w:rStyle w:val="CommentReference"/>
        </w:rPr>
        <w:annotationRef/>
      </w:r>
      <w:r>
        <w:t>Are the first two bullet points making the same point? Can one be deleted?</w:t>
      </w:r>
    </w:p>
  </w:comment>
  <w:comment w:id="93" w:author="Tee, Benjamin" w:date="2025-12-09T11:29:00Z" w:initials="BT">
    <w:p w14:paraId="302D2AE2" w14:textId="77777777" w:rsidR="005C66C0" w:rsidRDefault="005C66C0" w:rsidP="005C66C0">
      <w:pPr>
        <w:pStyle w:val="CommentText"/>
      </w:pPr>
      <w:r>
        <w:rPr>
          <w:rStyle w:val="CommentReference"/>
        </w:rPr>
        <w:annotationRef/>
      </w:r>
      <w:r>
        <w:rPr>
          <w:lang w:val="en-SG"/>
        </w:rPr>
        <w:t xml:space="preserve">Agree, the first bullet can be removed. </w:t>
      </w:r>
    </w:p>
  </w:comment>
  <w:comment w:id="115" w:author="Tee, Benjamin" w:date="2025-12-09T16:23:00Z" w:initials="BT">
    <w:p w14:paraId="4938F4B2" w14:textId="77777777" w:rsidR="008A30DE" w:rsidRDefault="00DB7135" w:rsidP="002F4241">
      <w:pPr>
        <w:pStyle w:val="CommentText"/>
      </w:pPr>
      <w:r>
        <w:rPr>
          <w:rStyle w:val="CommentReference"/>
        </w:rPr>
        <w:annotationRef/>
      </w:r>
      <w:r>
        <w:rPr>
          <w:lang w:val="en-SG"/>
        </w:rPr>
        <w:t>Figure will not be included .</w:t>
      </w:r>
    </w:p>
  </w:comment>
  <w:comment w:id="124" w:author="Southall, Alice" w:date="2025-12-08T15:55:00Z" w:initials="AS">
    <w:p w14:paraId="0396D4B0" w14:textId="56DC634C" w:rsidR="00855AB6" w:rsidRDefault="00855AB6" w:rsidP="00855AB6">
      <w:pPr>
        <w:pStyle w:val="CommentText"/>
      </w:pPr>
      <w:r>
        <w:rPr>
          <w:rStyle w:val="CommentReference"/>
        </w:rPr>
        <w:annotationRef/>
      </w:r>
      <w:hyperlink r:id="rId13" w:history="1">
        <w:r w:rsidRPr="00B82853">
          <w:rPr>
            <w:rStyle w:val="Hyperlink"/>
          </w:rPr>
          <w:t>Properties worth more than £2m in England face new mansion tax - BBC News</w:t>
        </w:r>
      </w:hyperlink>
      <w:r>
        <w:t xml:space="preserve"> </w:t>
      </w:r>
    </w:p>
  </w:comment>
  <w:comment w:id="130" w:author="Southall, Alice" w:date="2025-12-08T15:59:00Z" w:initials="AS">
    <w:p w14:paraId="69ECB672" w14:textId="77777777" w:rsidR="002F5D1F" w:rsidRDefault="00F00912" w:rsidP="002F5D1F">
      <w:pPr>
        <w:pStyle w:val="CommentText"/>
      </w:pPr>
      <w:r>
        <w:rPr>
          <w:rStyle w:val="CommentReference"/>
        </w:rPr>
        <w:annotationRef/>
      </w:r>
      <w:r w:rsidR="002F5D1F">
        <w:t>Explain why we chose this band briefly?</w:t>
      </w:r>
    </w:p>
  </w:comment>
  <w:comment w:id="131" w:author="Tee, Benjamin" w:date="2025-12-09T11:41:00Z" w:initials="BT">
    <w:p w14:paraId="5B6BB76F" w14:textId="77777777" w:rsidR="0041035B" w:rsidRDefault="0041035B" w:rsidP="0041035B">
      <w:pPr>
        <w:pStyle w:val="CommentText"/>
      </w:pPr>
      <w:r>
        <w:rPr>
          <w:rStyle w:val="CommentReference"/>
        </w:rPr>
        <w:annotationRef/>
      </w:r>
      <w:r>
        <w:rPr>
          <w:lang w:val="en-SG"/>
        </w:rPr>
        <w:t xml:space="preserve">For simplicity, Band D council tax was chosen as it sits in the middle of valuation bands and best represents a typical tax without unfairly skewing towards low or high property values. This is aligned with the methodology used by councils for statutory taxbase computations. </w:t>
      </w:r>
    </w:p>
  </w:comment>
  <w:comment w:id="196" w:author="Tee, Benjamin" w:date="2025-12-09T11:56:00Z" w:initials="BT">
    <w:p w14:paraId="6DFCAD6A" w14:textId="77777777" w:rsidR="00AE1996" w:rsidRDefault="00AE1996" w:rsidP="00AE1996">
      <w:pPr>
        <w:pStyle w:val="CommentText"/>
      </w:pPr>
      <w:r>
        <w:rPr>
          <w:rStyle w:val="CommentReference"/>
        </w:rPr>
        <w:annotationRef/>
      </w:r>
      <w:r>
        <w:rPr>
          <w:lang w:val="en-SG"/>
        </w:rPr>
        <w:t xml:space="preserve">Trying for a ‘punchier’ header but open to retaining the former. </w:t>
      </w:r>
    </w:p>
  </w:comment>
  <w:comment w:id="197" w:author="Southall, Alice" w:date="2025-12-09T15:44:00Z" w:initials="SA">
    <w:p w14:paraId="313736A5" w14:textId="7B8A261F" w:rsidR="000F3572" w:rsidRDefault="000F3572">
      <w:pPr>
        <w:pStyle w:val="CommentText"/>
      </w:pPr>
      <w:r>
        <w:rPr>
          <w:rStyle w:val="CommentReference"/>
        </w:rPr>
        <w:annotationRef/>
      </w:r>
      <w:r w:rsidRPr="2575DADE">
        <w:t>Like it</w:t>
      </w:r>
    </w:p>
    <w:p w14:paraId="4E689593" w14:textId="0F22A9B5" w:rsidR="000F3572" w:rsidRDefault="000F3572">
      <w:pPr>
        <w:pStyle w:val="CommentText"/>
      </w:pPr>
    </w:p>
  </w:comment>
  <w:comment w:id="201" w:author="Southall, Alice" w:date="2025-12-08T15:51:00Z" w:initials="AS">
    <w:p w14:paraId="1ABC12D4" w14:textId="19E6F8FF" w:rsidR="0064776E" w:rsidRDefault="0064776E" w:rsidP="0064776E">
      <w:pPr>
        <w:pStyle w:val="CommentText"/>
      </w:pPr>
      <w:r>
        <w:rPr>
          <w:rStyle w:val="CommentReference"/>
        </w:rPr>
        <w:annotationRef/>
      </w:r>
      <w:hyperlink r:id="rId14" w:history="1">
        <w:r w:rsidRPr="008673D3">
          <w:rPr>
            <w:rStyle w:val="Hyperlink"/>
          </w:rPr>
          <w:t>Do I need to pay business rates as a Host on Airbnb?</w:t>
        </w:r>
      </w:hyperlink>
      <w:r>
        <w:t xml:space="preserve"> </w:t>
      </w:r>
    </w:p>
  </w:comment>
  <w:comment w:id="202" w:author="Southall, Alice" w:date="2025-12-08T15:29:00Z" w:initials="AS">
    <w:p w14:paraId="3238DE97" w14:textId="77777777" w:rsidR="00BB6280" w:rsidRDefault="00D86AE4" w:rsidP="00BB6280">
      <w:pPr>
        <w:pStyle w:val="CommentText"/>
      </w:pPr>
      <w:r>
        <w:rPr>
          <w:rStyle w:val="CommentReference"/>
        </w:rPr>
        <w:annotationRef/>
      </w:r>
      <w:hyperlink r:id="rId15" w:history="1">
        <w:r w:rsidR="00BB6280" w:rsidRPr="00C146C3">
          <w:rPr>
            <w:rStyle w:val="Hyperlink"/>
            <w:highlight w:val="white"/>
          </w:rPr>
          <w:t>https://www.gov.uk/introduction-to-business-rates/self-catering-and-holiday-let-accommodation</w:t>
        </w:r>
      </w:hyperlink>
      <w:r w:rsidR="00BB6280">
        <w:rPr>
          <w:color w:val="000000"/>
          <w:highlight w:val="white"/>
        </w:rPr>
        <w:t xml:space="preserve"> </w:t>
      </w:r>
      <w:r w:rsidR="00BB6280">
        <w:t xml:space="preserve"> </w:t>
      </w:r>
    </w:p>
  </w:comment>
  <w:comment w:id="208" w:author="Southall, Alice" w:date="2025-12-08T21:11:00Z" w:initials="AS">
    <w:p w14:paraId="6F2DDA57" w14:textId="701EAF7A" w:rsidR="00620CAE" w:rsidRDefault="00620CAE" w:rsidP="00620CAE">
      <w:pPr>
        <w:pStyle w:val="CommentText"/>
      </w:pPr>
      <w:r>
        <w:rPr>
          <w:rStyle w:val="CommentReference"/>
        </w:rPr>
        <w:annotationRef/>
      </w:r>
      <w:hyperlink r:id="rId16" w:history="1">
        <w:r w:rsidRPr="007E169E">
          <w:rPr>
            <w:rStyle w:val="Hyperlink"/>
          </w:rPr>
          <w:t>What London ‘tourist tax’ would look like as Sadiq Khan issues verdict – Hackney Citizen</w:t>
        </w:r>
      </w:hyperlink>
      <w:r>
        <w:t xml:space="preserve"> </w:t>
      </w:r>
    </w:p>
  </w:comment>
  <w:comment w:id="212" w:author="Southall, Alice" w:date="2025-12-08T21:29:00Z" w:initials="AS">
    <w:p w14:paraId="3DE7A882" w14:textId="77777777" w:rsidR="00B04391" w:rsidRDefault="00B04391" w:rsidP="00B04391">
      <w:pPr>
        <w:pStyle w:val="CommentText"/>
      </w:pPr>
      <w:r>
        <w:rPr>
          <w:rStyle w:val="CommentReference"/>
        </w:rPr>
        <w:annotationRef/>
      </w:r>
      <w:hyperlink r:id="rId17" w:history="1">
        <w:r w:rsidRPr="008A66B4">
          <w:rPr>
            <w:rStyle w:val="Hyperlink"/>
          </w:rPr>
          <w:t>Supporting London to continue as the world's best destination</w:t>
        </w:r>
      </w:hyperlink>
      <w:r>
        <w:t xml:space="preserve"> </w:t>
      </w:r>
    </w:p>
  </w:comment>
  <w:comment w:id="215" w:author="Southall, Alice" w:date="2025-12-09T16:27:00Z" w:initials="SA">
    <w:p w14:paraId="167AF63D" w14:textId="77E11AD8" w:rsidR="00C965C6" w:rsidRDefault="00C965C6">
      <w:pPr>
        <w:pStyle w:val="CommentText"/>
      </w:pPr>
      <w:r>
        <w:rPr>
          <w:rStyle w:val="CommentReference"/>
        </w:rPr>
        <w:annotationRef/>
      </w:r>
      <w:r w:rsidRPr="62664434">
        <w:t>[Ben to add here code for newer graphic.]</w:t>
      </w:r>
    </w:p>
  </w:comment>
  <w:comment w:id="218" w:author="Southall, Alice" w:date="2025-12-08T21:36:00Z" w:initials="AS">
    <w:p w14:paraId="720075A7" w14:textId="77777777" w:rsidR="00B04391" w:rsidRDefault="00B04391" w:rsidP="00B04391">
      <w:pPr>
        <w:pStyle w:val="CommentText"/>
      </w:pPr>
      <w:r>
        <w:rPr>
          <w:rStyle w:val="CommentReference"/>
        </w:rPr>
        <w:annotationRef/>
      </w:r>
      <w:hyperlink r:id="rId18" w:history="1">
        <w:r w:rsidRPr="00201486">
          <w:rPr>
            <w:rStyle w:val="Hyperlink"/>
          </w:rPr>
          <w:t>committees.parliament.uk/writtenevidence/7607/pdf/</w:t>
        </w:r>
      </w:hyperlink>
      <w:r>
        <w:t xml:space="preserve"> (written evidence to inquiry on Impact of Covid-19 on DCMS sectors, published 15 July 2020 (CVD0690)) </w:t>
      </w:r>
      <w:hyperlink r:id="rId19" w:history="1">
        <w:r w:rsidRPr="00201486">
          <w:rPr>
            <w:rStyle w:val="Hyperlink"/>
          </w:rPr>
          <w:t>Find written evidence - Committees - UK Parliament</w:t>
        </w:r>
      </w:hyperlink>
      <w:r>
        <w:t xml:space="preserve"> </w:t>
      </w:r>
    </w:p>
  </w:comment>
  <w:comment w:id="220" w:author="Southall, Alice" w:date="2025-12-08T21:37:00Z" w:initials="AS">
    <w:p w14:paraId="58EB3103" w14:textId="77777777" w:rsidR="00991795" w:rsidRDefault="00991795" w:rsidP="00991795">
      <w:pPr>
        <w:pStyle w:val="CommentText"/>
      </w:pPr>
      <w:r>
        <w:rPr>
          <w:rStyle w:val="CommentReference"/>
        </w:rPr>
        <w:annotationRef/>
      </w:r>
      <w:hyperlink r:id="rId20" w:history="1">
        <w:r w:rsidRPr="00787634">
          <w:rPr>
            <w:rStyle w:val="Hyperlink"/>
          </w:rPr>
          <w:t>AirBnB dependency: The women who rely on hosting to survive in London – ReMAP blog ~ Research, Media Arts, Play</w:t>
        </w:r>
      </w:hyperlink>
      <w:r>
        <w:t xml:space="preserve"> </w:t>
      </w:r>
    </w:p>
  </w:comment>
  <w:comment w:id="233" w:author="Hughes, Owen" w:date="2025-12-14T12:59:00Z" w:initials="HO">
    <w:p w14:paraId="2A6F1B59" w14:textId="59C62CFF" w:rsidR="00024451" w:rsidRDefault="00024451">
      <w:pPr>
        <w:pStyle w:val="CommentText"/>
      </w:pPr>
      <w:r>
        <w:rPr>
          <w:rStyle w:val="CommentReference"/>
        </w:rPr>
        <w:annotationRef/>
      </w:r>
      <w:hyperlink r:id="rId21" w:anchor=":~:text=Local%20authorities%20and%20social%20housing,council%20or%20housing%20association%20accommodation">
        <w:r w:rsidRPr="5C05AE4A">
          <w:rPr>
            <w:rStyle w:val="Hyperlink"/>
          </w:rPr>
          <w:t>Airbnb and Booking.com allowing illegal social housing sublets, say English councils | Housing | The Guardian</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E8916E" w15:done="0"/>
  <w15:commentEx w15:paraId="47698DB9" w15:done="0"/>
  <w15:commentEx w15:paraId="608670A5" w15:done="0"/>
  <w15:commentEx w15:paraId="0B82D874" w15:done="0"/>
  <w15:commentEx w15:paraId="1D2856A6" w15:done="0"/>
  <w15:commentEx w15:paraId="1E339C4C" w15:done="0"/>
  <w15:commentEx w15:paraId="53C1C12C" w15:done="0"/>
  <w15:commentEx w15:paraId="6BBC0F7F" w15:paraIdParent="53C1C12C" w15:done="0"/>
  <w15:commentEx w15:paraId="157406FC" w15:done="0"/>
  <w15:commentEx w15:paraId="69506A32" w15:done="0"/>
  <w15:commentEx w15:paraId="7C873D82" w15:done="0"/>
  <w15:commentEx w15:paraId="38EA2201" w15:paraIdParent="7C873D82" w15:done="0"/>
  <w15:commentEx w15:paraId="631350D2" w15:done="0"/>
  <w15:commentEx w15:paraId="41A558BC" w15:paraIdParent="631350D2" w15:done="0"/>
  <w15:commentEx w15:paraId="252C6FDC" w15:done="0"/>
  <w15:commentEx w15:paraId="2FC68754" w15:done="0"/>
  <w15:commentEx w15:paraId="4DCECC36" w15:done="0"/>
  <w15:commentEx w15:paraId="3C514145" w15:done="0"/>
  <w15:commentEx w15:paraId="0E1133E2" w15:done="0"/>
  <w15:commentEx w15:paraId="1D7BB30E" w15:done="0"/>
  <w15:commentEx w15:paraId="517BE96D" w15:done="0"/>
  <w15:commentEx w15:paraId="2576376F" w15:done="0"/>
  <w15:commentEx w15:paraId="462B989D" w15:done="1"/>
  <w15:commentEx w15:paraId="72C46B8C" w15:done="1"/>
  <w15:commentEx w15:paraId="302D2AE2" w15:paraIdParent="72C46B8C" w15:done="1"/>
  <w15:commentEx w15:paraId="4938F4B2" w15:done="1"/>
  <w15:commentEx w15:paraId="0396D4B0" w15:done="1"/>
  <w15:commentEx w15:paraId="69ECB672" w15:done="1"/>
  <w15:commentEx w15:paraId="5B6BB76F" w15:paraIdParent="69ECB672" w15:done="1"/>
  <w15:commentEx w15:paraId="6DFCAD6A" w15:done="0"/>
  <w15:commentEx w15:paraId="4E689593" w15:paraIdParent="6DFCAD6A" w15:done="0"/>
  <w15:commentEx w15:paraId="1ABC12D4" w15:done="0"/>
  <w15:commentEx w15:paraId="3238DE97" w15:done="0"/>
  <w15:commentEx w15:paraId="6F2DDA57" w15:done="0"/>
  <w15:commentEx w15:paraId="3DE7A882" w15:done="0"/>
  <w15:commentEx w15:paraId="167AF63D" w15:done="0"/>
  <w15:commentEx w15:paraId="720075A7" w15:done="0"/>
  <w15:commentEx w15:paraId="58EB3103" w15:done="0"/>
  <w15:commentEx w15:paraId="2A6F1B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3D58CE" w16cex:dateUtc="2025-12-08T20:41:00Z"/>
  <w16cex:commentExtensible w16cex:durableId="54768C3F" w16cex:dateUtc="2025-12-08T15:43:00Z"/>
  <w16cex:commentExtensible w16cex:durableId="5EF5839A" w16cex:dateUtc="2025-12-08T20:42:00Z"/>
  <w16cex:commentExtensible w16cex:durableId="6FB5A717" w16cex:dateUtc="2025-12-08T20:45:00Z"/>
  <w16cex:commentExtensible w16cex:durableId="79533977" w16cex:dateUtc="2025-12-08T20:53:00Z"/>
  <w16cex:commentExtensible w16cex:durableId="7D753829" w16cex:dateUtc="2025-12-09T15:59:00Z"/>
  <w16cex:commentExtensible w16cex:durableId="5E1EFD06" w16cex:dateUtc="2025-12-08T15:50:00Z"/>
  <w16cex:commentExtensible w16cex:durableId="0726BEF1" w16cex:dateUtc="2025-12-09T15:42:00Z"/>
  <w16cex:commentExtensible w16cex:durableId="0E6BF6E9" w16cex:dateUtc="2025-12-09T11:21:00Z"/>
  <w16cex:commentExtensible w16cex:durableId="74CBDEEB" w16cex:dateUtc="2025-12-08T15:27:00Z"/>
  <w16cex:commentExtensible w16cex:durableId="09B6DA93" w16cex:dateUtc="2025-12-08T20:46:00Z"/>
  <w16cex:commentExtensible w16cex:durableId="42A4A8EE" w16cex:dateUtc="2025-12-09T11:51:00Z"/>
  <w16cex:commentExtensible w16cex:durableId="14047C4B" w16cex:dateUtc="2025-12-09T11:55:00Z"/>
  <w16cex:commentExtensible w16cex:durableId="4BFB1C8B" w16cex:dateUtc="2025-12-09T11:56:00Z"/>
  <w16cex:commentExtensible w16cex:durableId="02F6BB00" w16cex:dateUtc="2025-12-08T20:48:00Z"/>
  <w16cex:commentExtensible w16cex:durableId="5CE85CEF" w16cex:dateUtc="2025-12-08T20:50:00Z"/>
  <w16cex:commentExtensible w16cex:durableId="4E7A57D7" w16cex:dateUtc="2025-12-08T20:52:00Z"/>
  <w16cex:commentExtensible w16cex:durableId="7C6CF354" w16cex:dateUtc="2025-12-09T11:25:00Z"/>
  <w16cex:commentExtensible w16cex:durableId="6ABDEDC8" w16cex:dateUtc="2025-12-08T15:48:00Z"/>
  <w16cex:commentExtensible w16cex:durableId="5B100170" w16cex:dateUtc="2025-12-08T20:54:00Z"/>
  <w16cex:commentExtensible w16cex:durableId="3E8A6525" w16cex:dateUtc="2025-12-08T16:07:00Z"/>
  <w16cex:commentExtensible w16cex:durableId="48F803B0" w16cex:dateUtc="2025-12-08T14:58:00Z"/>
  <w16cex:commentExtensible w16cex:durableId="46495021" w16cex:dateUtc="2025-12-09T13:34:00Z"/>
  <w16cex:commentExtensible w16cex:durableId="4E643E4E" w16cex:dateUtc="2025-12-08T20:58:00Z"/>
  <w16cex:commentExtensible w16cex:durableId="6A94BDEE" w16cex:dateUtc="2025-12-09T11:29:00Z"/>
  <w16cex:commentExtensible w16cex:durableId="07D5CAA9" w16cex:dateUtc="2025-12-09T16:23:00Z"/>
  <w16cex:commentExtensible w16cex:durableId="3B2C2052" w16cex:dateUtc="2025-12-08T15:55:00Z"/>
  <w16cex:commentExtensible w16cex:durableId="78175539" w16cex:dateUtc="2025-12-08T15:59:00Z"/>
  <w16cex:commentExtensible w16cex:durableId="0BD0C60D" w16cex:dateUtc="2025-12-09T11:41:00Z"/>
  <w16cex:commentExtensible w16cex:durableId="7D5CA8AA" w16cex:dateUtc="2025-12-09T11:56:00Z"/>
  <w16cex:commentExtensible w16cex:durableId="05AD963D" w16cex:dateUtc="2025-12-09T15:44:00Z"/>
  <w16cex:commentExtensible w16cex:durableId="26C8CF83" w16cex:dateUtc="2025-12-08T15:51:00Z"/>
  <w16cex:commentExtensible w16cex:durableId="21F272CD" w16cex:dateUtc="2025-12-08T15:29:00Z"/>
  <w16cex:commentExtensible w16cex:durableId="7B606762" w16cex:dateUtc="2025-12-08T21:11:00Z"/>
  <w16cex:commentExtensible w16cex:durableId="49C50C6E" w16cex:dateUtc="2025-12-08T21:29:00Z"/>
  <w16cex:commentExtensible w16cex:durableId="6E7E9DA2" w16cex:dateUtc="2025-12-09T16:27:00Z"/>
  <w16cex:commentExtensible w16cex:durableId="5E815687" w16cex:dateUtc="2025-12-08T21:36:00Z"/>
  <w16cex:commentExtensible w16cex:durableId="04DD6677" w16cex:dateUtc="2025-12-08T21:37:00Z"/>
  <w16cex:commentExtensible w16cex:durableId="4CAAC18D" w16cex:dateUtc="2025-12-14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E8916E" w16cid:durableId="133D58CE"/>
  <w16cid:commentId w16cid:paraId="47698DB9" w16cid:durableId="54768C3F"/>
  <w16cid:commentId w16cid:paraId="608670A5" w16cid:durableId="5EF5839A"/>
  <w16cid:commentId w16cid:paraId="0B82D874" w16cid:durableId="6FB5A717"/>
  <w16cid:commentId w16cid:paraId="1D2856A6" w16cid:durableId="79533977"/>
  <w16cid:commentId w16cid:paraId="1E339C4C" w16cid:durableId="7D753829"/>
  <w16cid:commentId w16cid:paraId="53C1C12C" w16cid:durableId="5E1EFD06"/>
  <w16cid:commentId w16cid:paraId="6BBC0F7F" w16cid:durableId="0726BEF1"/>
  <w16cid:commentId w16cid:paraId="157406FC" w16cid:durableId="0E6BF6E9"/>
  <w16cid:commentId w16cid:paraId="69506A32" w16cid:durableId="74CBDEEB"/>
  <w16cid:commentId w16cid:paraId="7C873D82" w16cid:durableId="09B6DA93"/>
  <w16cid:commentId w16cid:paraId="38EA2201" w16cid:durableId="42A4A8EE"/>
  <w16cid:commentId w16cid:paraId="631350D2" w16cid:durableId="14047C4B"/>
  <w16cid:commentId w16cid:paraId="41A558BC" w16cid:durableId="4BFB1C8B"/>
  <w16cid:commentId w16cid:paraId="252C6FDC" w16cid:durableId="02F6BB00"/>
  <w16cid:commentId w16cid:paraId="2FC68754" w16cid:durableId="5CE85CEF"/>
  <w16cid:commentId w16cid:paraId="4DCECC36" w16cid:durableId="4E7A57D7"/>
  <w16cid:commentId w16cid:paraId="3C514145" w16cid:durableId="7C6CF354"/>
  <w16cid:commentId w16cid:paraId="0E1133E2" w16cid:durableId="6ABDEDC8"/>
  <w16cid:commentId w16cid:paraId="1D7BB30E" w16cid:durableId="5B100170"/>
  <w16cid:commentId w16cid:paraId="517BE96D" w16cid:durableId="3E8A6525"/>
  <w16cid:commentId w16cid:paraId="2576376F" w16cid:durableId="48F803B0"/>
  <w16cid:commentId w16cid:paraId="462B989D" w16cid:durableId="46495021"/>
  <w16cid:commentId w16cid:paraId="72C46B8C" w16cid:durableId="4E643E4E"/>
  <w16cid:commentId w16cid:paraId="302D2AE2" w16cid:durableId="6A94BDEE"/>
  <w16cid:commentId w16cid:paraId="4938F4B2" w16cid:durableId="07D5CAA9"/>
  <w16cid:commentId w16cid:paraId="0396D4B0" w16cid:durableId="3B2C2052"/>
  <w16cid:commentId w16cid:paraId="69ECB672" w16cid:durableId="78175539"/>
  <w16cid:commentId w16cid:paraId="5B6BB76F" w16cid:durableId="0BD0C60D"/>
  <w16cid:commentId w16cid:paraId="6DFCAD6A" w16cid:durableId="7D5CA8AA"/>
  <w16cid:commentId w16cid:paraId="4E689593" w16cid:durableId="05AD963D"/>
  <w16cid:commentId w16cid:paraId="1ABC12D4" w16cid:durableId="26C8CF83"/>
  <w16cid:commentId w16cid:paraId="3238DE97" w16cid:durableId="21F272CD"/>
  <w16cid:commentId w16cid:paraId="6F2DDA57" w16cid:durableId="7B606762"/>
  <w16cid:commentId w16cid:paraId="3DE7A882" w16cid:durableId="49C50C6E"/>
  <w16cid:commentId w16cid:paraId="167AF63D" w16cid:durableId="6E7E9DA2"/>
  <w16cid:commentId w16cid:paraId="720075A7" w16cid:durableId="5E815687"/>
  <w16cid:commentId w16cid:paraId="58EB3103" w16cid:durableId="04DD6677"/>
  <w16cid:commentId w16cid:paraId="2A6F1B59" w16cid:durableId="4CAAC1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8A9"/>
    <w:multiLevelType w:val="multilevel"/>
    <w:tmpl w:val="63C2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27265"/>
    <w:multiLevelType w:val="multilevel"/>
    <w:tmpl w:val="BE1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515E7A"/>
    <w:multiLevelType w:val="multilevel"/>
    <w:tmpl w:val="873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9A59FB"/>
    <w:multiLevelType w:val="multilevel"/>
    <w:tmpl w:val="619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DE3788"/>
    <w:multiLevelType w:val="multilevel"/>
    <w:tmpl w:val="178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971247"/>
    <w:multiLevelType w:val="multilevel"/>
    <w:tmpl w:val="E250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0F3394"/>
    <w:multiLevelType w:val="hybridMultilevel"/>
    <w:tmpl w:val="F6967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005F39"/>
    <w:multiLevelType w:val="hybridMultilevel"/>
    <w:tmpl w:val="2E224AA6"/>
    <w:lvl w:ilvl="0" w:tplc="B56468D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8B30C8B"/>
    <w:multiLevelType w:val="multilevel"/>
    <w:tmpl w:val="B87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863750"/>
    <w:multiLevelType w:val="multilevel"/>
    <w:tmpl w:val="5F92DA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F7301A2"/>
    <w:multiLevelType w:val="multilevel"/>
    <w:tmpl w:val="9CD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8C1E06"/>
    <w:multiLevelType w:val="multilevel"/>
    <w:tmpl w:val="E8E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7F3A37"/>
    <w:multiLevelType w:val="hybridMultilevel"/>
    <w:tmpl w:val="284AF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C1188D"/>
    <w:multiLevelType w:val="multilevel"/>
    <w:tmpl w:val="3F2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F634A0"/>
    <w:multiLevelType w:val="multilevel"/>
    <w:tmpl w:val="176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015C6E"/>
    <w:multiLevelType w:val="multilevel"/>
    <w:tmpl w:val="3F94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317268"/>
    <w:multiLevelType w:val="hybridMultilevel"/>
    <w:tmpl w:val="6E1A67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FC16E68"/>
    <w:multiLevelType w:val="multilevel"/>
    <w:tmpl w:val="B1AC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8F31D4"/>
    <w:multiLevelType w:val="multilevel"/>
    <w:tmpl w:val="95A2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3E6414"/>
    <w:multiLevelType w:val="multilevel"/>
    <w:tmpl w:val="197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354EDE"/>
    <w:multiLevelType w:val="hybridMultilevel"/>
    <w:tmpl w:val="9F3EB194"/>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1" w15:restartNumberingAfterBreak="0">
    <w:nsid w:val="5BEA7402"/>
    <w:multiLevelType w:val="multilevel"/>
    <w:tmpl w:val="9BC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EF357D"/>
    <w:multiLevelType w:val="multilevel"/>
    <w:tmpl w:val="63D4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7A1710"/>
    <w:multiLevelType w:val="multilevel"/>
    <w:tmpl w:val="D55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0F5232"/>
    <w:multiLevelType w:val="multilevel"/>
    <w:tmpl w:val="F9FA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F104AD"/>
    <w:multiLevelType w:val="multilevel"/>
    <w:tmpl w:val="446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B04039"/>
    <w:multiLevelType w:val="multilevel"/>
    <w:tmpl w:val="0ABE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7A77E0"/>
    <w:multiLevelType w:val="multilevel"/>
    <w:tmpl w:val="412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5614050">
    <w:abstractNumId w:val="21"/>
  </w:num>
  <w:num w:numId="2" w16cid:durableId="748498885">
    <w:abstractNumId w:val="27"/>
  </w:num>
  <w:num w:numId="3" w16cid:durableId="1974170860">
    <w:abstractNumId w:val="19"/>
  </w:num>
  <w:num w:numId="4" w16cid:durableId="2055159574">
    <w:abstractNumId w:val="2"/>
  </w:num>
  <w:num w:numId="5" w16cid:durableId="1190531478">
    <w:abstractNumId w:val="23"/>
  </w:num>
  <w:num w:numId="6" w16cid:durableId="1153180214">
    <w:abstractNumId w:val="13"/>
  </w:num>
  <w:num w:numId="7" w16cid:durableId="1808818851">
    <w:abstractNumId w:val="10"/>
  </w:num>
  <w:num w:numId="8" w16cid:durableId="1753162500">
    <w:abstractNumId w:val="14"/>
  </w:num>
  <w:num w:numId="9" w16cid:durableId="1893810517">
    <w:abstractNumId w:val="11"/>
  </w:num>
  <w:num w:numId="10" w16cid:durableId="963345663">
    <w:abstractNumId w:val="3"/>
  </w:num>
  <w:num w:numId="11" w16cid:durableId="27028304">
    <w:abstractNumId w:val="0"/>
  </w:num>
  <w:num w:numId="12" w16cid:durableId="1970743238">
    <w:abstractNumId w:val="6"/>
  </w:num>
  <w:num w:numId="13" w16cid:durableId="1034112418">
    <w:abstractNumId w:val="4"/>
  </w:num>
  <w:num w:numId="14" w16cid:durableId="1765690895">
    <w:abstractNumId w:val="1"/>
  </w:num>
  <w:num w:numId="15" w16cid:durableId="243955056">
    <w:abstractNumId w:val="25"/>
  </w:num>
  <w:num w:numId="16" w16cid:durableId="120467287">
    <w:abstractNumId w:val="5"/>
  </w:num>
  <w:num w:numId="17" w16cid:durableId="1870750805">
    <w:abstractNumId w:val="18"/>
  </w:num>
  <w:num w:numId="18" w16cid:durableId="1005745637">
    <w:abstractNumId w:val="22"/>
  </w:num>
  <w:num w:numId="19" w16cid:durableId="36904591">
    <w:abstractNumId w:val="9"/>
  </w:num>
  <w:num w:numId="20" w16cid:durableId="262615444">
    <w:abstractNumId w:val="26"/>
  </w:num>
  <w:num w:numId="21" w16cid:durableId="1167328704">
    <w:abstractNumId w:val="15"/>
  </w:num>
  <w:num w:numId="22" w16cid:durableId="2075084596">
    <w:abstractNumId w:val="24"/>
  </w:num>
  <w:num w:numId="23" w16cid:durableId="744449979">
    <w:abstractNumId w:val="12"/>
  </w:num>
  <w:num w:numId="24" w16cid:durableId="1105228185">
    <w:abstractNumId w:val="8"/>
  </w:num>
  <w:num w:numId="25" w16cid:durableId="502360557">
    <w:abstractNumId w:val="17"/>
  </w:num>
  <w:num w:numId="26" w16cid:durableId="594940674">
    <w:abstractNumId w:val="20"/>
  </w:num>
  <w:num w:numId="27" w16cid:durableId="748894196">
    <w:abstractNumId w:val="16"/>
  </w:num>
  <w:num w:numId="28" w16cid:durableId="54240583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uthall, Alice">
    <w15:presenceInfo w15:providerId="AD" w15:userId="S::ucfnams@ucl.ac.uk::6f434f22-9559-48a2-91ad-82c0c689f317"/>
  </w15:person>
  <w15:person w15:author="Hughes, Owen">
    <w15:presenceInfo w15:providerId="AD" w15:userId="S::ucfnoph@ucl.ac.uk::f1335962-5004-458c-a3a9-14a4bf26f1db"/>
  </w15:person>
  <w15:person w15:author="Tee, Benjamin">
    <w15:presenceInfo w15:providerId="AD" w15:userId="S::ucfnbte@ucl.ac.uk::31b9a0dd-fe75-4f86-b261-4728b72262b5"/>
  </w15:person>
  <w15:person w15:author="Choi, Bosco">
    <w15:presenceInfo w15:providerId="AD" w15:userId="S::zcftyk0@ucl.ac.uk::13141cfd-7f27-483f-8302-232358788f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DB3"/>
    <w:rsid w:val="0000529C"/>
    <w:rsid w:val="000066C5"/>
    <w:rsid w:val="0000945D"/>
    <w:rsid w:val="00015685"/>
    <w:rsid w:val="00016806"/>
    <w:rsid w:val="000172BE"/>
    <w:rsid w:val="000177F0"/>
    <w:rsid w:val="00017FBE"/>
    <w:rsid w:val="00022A8F"/>
    <w:rsid w:val="00023FFF"/>
    <w:rsid w:val="00024451"/>
    <w:rsid w:val="00027222"/>
    <w:rsid w:val="0002775A"/>
    <w:rsid w:val="000339D0"/>
    <w:rsid w:val="00042929"/>
    <w:rsid w:val="000452A8"/>
    <w:rsid w:val="0005315B"/>
    <w:rsid w:val="00056500"/>
    <w:rsid w:val="00061E51"/>
    <w:rsid w:val="000626D7"/>
    <w:rsid w:val="000641CA"/>
    <w:rsid w:val="0006511B"/>
    <w:rsid w:val="000774FE"/>
    <w:rsid w:val="0008559F"/>
    <w:rsid w:val="00090707"/>
    <w:rsid w:val="0009399D"/>
    <w:rsid w:val="00093A0C"/>
    <w:rsid w:val="000A1708"/>
    <w:rsid w:val="000A5145"/>
    <w:rsid w:val="000A5DC5"/>
    <w:rsid w:val="000B12AB"/>
    <w:rsid w:val="000B1349"/>
    <w:rsid w:val="000B214E"/>
    <w:rsid w:val="000B2EDC"/>
    <w:rsid w:val="000C1469"/>
    <w:rsid w:val="000C2B8A"/>
    <w:rsid w:val="000C78CD"/>
    <w:rsid w:val="000D6178"/>
    <w:rsid w:val="000F21F6"/>
    <w:rsid w:val="000F3572"/>
    <w:rsid w:val="000F530C"/>
    <w:rsid w:val="000F6002"/>
    <w:rsid w:val="0010486C"/>
    <w:rsid w:val="001055DB"/>
    <w:rsid w:val="0010726A"/>
    <w:rsid w:val="00107D69"/>
    <w:rsid w:val="00115622"/>
    <w:rsid w:val="00115AE9"/>
    <w:rsid w:val="00116C45"/>
    <w:rsid w:val="00123EAC"/>
    <w:rsid w:val="0012565A"/>
    <w:rsid w:val="00133C57"/>
    <w:rsid w:val="00136B30"/>
    <w:rsid w:val="00137FB6"/>
    <w:rsid w:val="0014290E"/>
    <w:rsid w:val="00152B47"/>
    <w:rsid w:val="001603B0"/>
    <w:rsid w:val="00165876"/>
    <w:rsid w:val="00173BBA"/>
    <w:rsid w:val="001822AF"/>
    <w:rsid w:val="00185202"/>
    <w:rsid w:val="00190145"/>
    <w:rsid w:val="001959D3"/>
    <w:rsid w:val="00195D77"/>
    <w:rsid w:val="001A71BE"/>
    <w:rsid w:val="001B56BB"/>
    <w:rsid w:val="001C34AF"/>
    <w:rsid w:val="001C46FF"/>
    <w:rsid w:val="001C4B62"/>
    <w:rsid w:val="001C7E18"/>
    <w:rsid w:val="001D1227"/>
    <w:rsid w:val="001D5075"/>
    <w:rsid w:val="001E77C1"/>
    <w:rsid w:val="001F0DB3"/>
    <w:rsid w:val="001F1F48"/>
    <w:rsid w:val="001F309D"/>
    <w:rsid w:val="001F4B9E"/>
    <w:rsid w:val="002017F2"/>
    <w:rsid w:val="0020214A"/>
    <w:rsid w:val="00210284"/>
    <w:rsid w:val="00210871"/>
    <w:rsid w:val="00210FC1"/>
    <w:rsid w:val="002121C9"/>
    <w:rsid w:val="0021741A"/>
    <w:rsid w:val="00217CC3"/>
    <w:rsid w:val="00225A2E"/>
    <w:rsid w:val="00234494"/>
    <w:rsid w:val="00240029"/>
    <w:rsid w:val="00242098"/>
    <w:rsid w:val="00244D89"/>
    <w:rsid w:val="0024501F"/>
    <w:rsid w:val="002477C6"/>
    <w:rsid w:val="002510D7"/>
    <w:rsid w:val="00251642"/>
    <w:rsid w:val="00264215"/>
    <w:rsid w:val="002678B4"/>
    <w:rsid w:val="00267FD6"/>
    <w:rsid w:val="00270CF5"/>
    <w:rsid w:val="00274CF6"/>
    <w:rsid w:val="00275648"/>
    <w:rsid w:val="0028440D"/>
    <w:rsid w:val="002874EA"/>
    <w:rsid w:val="0028E4BA"/>
    <w:rsid w:val="00292680"/>
    <w:rsid w:val="002941D6"/>
    <w:rsid w:val="00296B7D"/>
    <w:rsid w:val="002A49B5"/>
    <w:rsid w:val="002B49C0"/>
    <w:rsid w:val="002B5E94"/>
    <w:rsid w:val="002C0446"/>
    <w:rsid w:val="002C373F"/>
    <w:rsid w:val="002E48E0"/>
    <w:rsid w:val="002F1717"/>
    <w:rsid w:val="002F4241"/>
    <w:rsid w:val="002F52A7"/>
    <w:rsid w:val="002F5D1F"/>
    <w:rsid w:val="00300625"/>
    <w:rsid w:val="0030647F"/>
    <w:rsid w:val="003125EC"/>
    <w:rsid w:val="003145C7"/>
    <w:rsid w:val="00322C7B"/>
    <w:rsid w:val="00327C0B"/>
    <w:rsid w:val="0033291E"/>
    <w:rsid w:val="00333D34"/>
    <w:rsid w:val="00337655"/>
    <w:rsid w:val="0034355A"/>
    <w:rsid w:val="00352C03"/>
    <w:rsid w:val="00354B09"/>
    <w:rsid w:val="00356BC0"/>
    <w:rsid w:val="0036114F"/>
    <w:rsid w:val="00361341"/>
    <w:rsid w:val="00371996"/>
    <w:rsid w:val="0037387E"/>
    <w:rsid w:val="00375D57"/>
    <w:rsid w:val="00385862"/>
    <w:rsid w:val="00386939"/>
    <w:rsid w:val="00386D12"/>
    <w:rsid w:val="003930AD"/>
    <w:rsid w:val="0039678C"/>
    <w:rsid w:val="00397C12"/>
    <w:rsid w:val="003A40F8"/>
    <w:rsid w:val="003B1759"/>
    <w:rsid w:val="003B3166"/>
    <w:rsid w:val="003B4608"/>
    <w:rsid w:val="003D5332"/>
    <w:rsid w:val="003E4EF8"/>
    <w:rsid w:val="003F1D7F"/>
    <w:rsid w:val="003F5B9F"/>
    <w:rsid w:val="003F7000"/>
    <w:rsid w:val="003F7DC5"/>
    <w:rsid w:val="004039BB"/>
    <w:rsid w:val="0040607E"/>
    <w:rsid w:val="0041035B"/>
    <w:rsid w:val="00420D73"/>
    <w:rsid w:val="004309B4"/>
    <w:rsid w:val="004423F8"/>
    <w:rsid w:val="00445337"/>
    <w:rsid w:val="004466AB"/>
    <w:rsid w:val="00462B79"/>
    <w:rsid w:val="004666E6"/>
    <w:rsid w:val="00466A45"/>
    <w:rsid w:val="0047138C"/>
    <w:rsid w:val="00471579"/>
    <w:rsid w:val="004766C1"/>
    <w:rsid w:val="00477FEE"/>
    <w:rsid w:val="00481695"/>
    <w:rsid w:val="0048185B"/>
    <w:rsid w:val="00483823"/>
    <w:rsid w:val="00483F57"/>
    <w:rsid w:val="00492695"/>
    <w:rsid w:val="004A1B38"/>
    <w:rsid w:val="004A206E"/>
    <w:rsid w:val="004A4050"/>
    <w:rsid w:val="004B054E"/>
    <w:rsid w:val="004B44AD"/>
    <w:rsid w:val="004D1805"/>
    <w:rsid w:val="004D5C45"/>
    <w:rsid w:val="004D701D"/>
    <w:rsid w:val="004E60CE"/>
    <w:rsid w:val="004E7A28"/>
    <w:rsid w:val="004F0724"/>
    <w:rsid w:val="004F2453"/>
    <w:rsid w:val="0050390D"/>
    <w:rsid w:val="00505999"/>
    <w:rsid w:val="00510910"/>
    <w:rsid w:val="00523C64"/>
    <w:rsid w:val="0053190B"/>
    <w:rsid w:val="00535C84"/>
    <w:rsid w:val="005368EC"/>
    <w:rsid w:val="00536FAA"/>
    <w:rsid w:val="00537A1C"/>
    <w:rsid w:val="005406C0"/>
    <w:rsid w:val="00541DE0"/>
    <w:rsid w:val="005449EE"/>
    <w:rsid w:val="005453AF"/>
    <w:rsid w:val="005503DB"/>
    <w:rsid w:val="00552550"/>
    <w:rsid w:val="005640E3"/>
    <w:rsid w:val="00567FA0"/>
    <w:rsid w:val="005722BF"/>
    <w:rsid w:val="0057294F"/>
    <w:rsid w:val="00574406"/>
    <w:rsid w:val="00574937"/>
    <w:rsid w:val="00577232"/>
    <w:rsid w:val="005852F1"/>
    <w:rsid w:val="005941CD"/>
    <w:rsid w:val="005A5355"/>
    <w:rsid w:val="005B749A"/>
    <w:rsid w:val="005C2F1D"/>
    <w:rsid w:val="005C5031"/>
    <w:rsid w:val="005C66C0"/>
    <w:rsid w:val="005C6F95"/>
    <w:rsid w:val="005C7160"/>
    <w:rsid w:val="005C7F0F"/>
    <w:rsid w:val="005E14CD"/>
    <w:rsid w:val="005F3447"/>
    <w:rsid w:val="005F76D9"/>
    <w:rsid w:val="006005EA"/>
    <w:rsid w:val="00600D42"/>
    <w:rsid w:val="006046A2"/>
    <w:rsid w:val="00612334"/>
    <w:rsid w:val="0061538E"/>
    <w:rsid w:val="00620CAE"/>
    <w:rsid w:val="00622AC4"/>
    <w:rsid w:val="006304F0"/>
    <w:rsid w:val="00630E68"/>
    <w:rsid w:val="006325BF"/>
    <w:rsid w:val="006351B8"/>
    <w:rsid w:val="0064776E"/>
    <w:rsid w:val="0065216C"/>
    <w:rsid w:val="00655BB5"/>
    <w:rsid w:val="00656BAF"/>
    <w:rsid w:val="00665AFB"/>
    <w:rsid w:val="006728CA"/>
    <w:rsid w:val="00672EB9"/>
    <w:rsid w:val="00673D12"/>
    <w:rsid w:val="00686150"/>
    <w:rsid w:val="00686C91"/>
    <w:rsid w:val="00691BBF"/>
    <w:rsid w:val="00693ACD"/>
    <w:rsid w:val="00696BC9"/>
    <w:rsid w:val="006975AD"/>
    <w:rsid w:val="006A070E"/>
    <w:rsid w:val="006A31A7"/>
    <w:rsid w:val="006B06CB"/>
    <w:rsid w:val="006B43F8"/>
    <w:rsid w:val="006B6027"/>
    <w:rsid w:val="006C1BC2"/>
    <w:rsid w:val="006C6BF6"/>
    <w:rsid w:val="006D5A7D"/>
    <w:rsid w:val="006D68F6"/>
    <w:rsid w:val="006E00F7"/>
    <w:rsid w:val="006E07D1"/>
    <w:rsid w:val="006F0602"/>
    <w:rsid w:val="006F1429"/>
    <w:rsid w:val="006F1E2B"/>
    <w:rsid w:val="006F4AEF"/>
    <w:rsid w:val="006F4B6E"/>
    <w:rsid w:val="006F5E0A"/>
    <w:rsid w:val="00702294"/>
    <w:rsid w:val="00703D1D"/>
    <w:rsid w:val="007113BF"/>
    <w:rsid w:val="007243F5"/>
    <w:rsid w:val="007350FB"/>
    <w:rsid w:val="00735827"/>
    <w:rsid w:val="007377A4"/>
    <w:rsid w:val="00737FBA"/>
    <w:rsid w:val="00741D20"/>
    <w:rsid w:val="00741D8E"/>
    <w:rsid w:val="00743D7B"/>
    <w:rsid w:val="0075686E"/>
    <w:rsid w:val="007577AE"/>
    <w:rsid w:val="00770351"/>
    <w:rsid w:val="0077323B"/>
    <w:rsid w:val="00774731"/>
    <w:rsid w:val="007754F9"/>
    <w:rsid w:val="00780539"/>
    <w:rsid w:val="007827DC"/>
    <w:rsid w:val="00787601"/>
    <w:rsid w:val="00790D7A"/>
    <w:rsid w:val="00796739"/>
    <w:rsid w:val="00796785"/>
    <w:rsid w:val="007A2740"/>
    <w:rsid w:val="007A7241"/>
    <w:rsid w:val="007B2638"/>
    <w:rsid w:val="007B3842"/>
    <w:rsid w:val="007C00A6"/>
    <w:rsid w:val="007C55B9"/>
    <w:rsid w:val="007D2ACF"/>
    <w:rsid w:val="007D5025"/>
    <w:rsid w:val="007E3DAD"/>
    <w:rsid w:val="007F245D"/>
    <w:rsid w:val="008024BB"/>
    <w:rsid w:val="00803FAB"/>
    <w:rsid w:val="00805CC3"/>
    <w:rsid w:val="00821C8A"/>
    <w:rsid w:val="0083638E"/>
    <w:rsid w:val="00841551"/>
    <w:rsid w:val="00846E85"/>
    <w:rsid w:val="00855AB6"/>
    <w:rsid w:val="00856A8F"/>
    <w:rsid w:val="00860EBE"/>
    <w:rsid w:val="008623E3"/>
    <w:rsid w:val="00864520"/>
    <w:rsid w:val="00866849"/>
    <w:rsid w:val="00872B0F"/>
    <w:rsid w:val="00883325"/>
    <w:rsid w:val="00893631"/>
    <w:rsid w:val="00894B41"/>
    <w:rsid w:val="008957DB"/>
    <w:rsid w:val="00895C74"/>
    <w:rsid w:val="00895C9D"/>
    <w:rsid w:val="00897437"/>
    <w:rsid w:val="008A30DE"/>
    <w:rsid w:val="008B0C6C"/>
    <w:rsid w:val="008B2764"/>
    <w:rsid w:val="008B4B94"/>
    <w:rsid w:val="008C1F71"/>
    <w:rsid w:val="008C6A37"/>
    <w:rsid w:val="008D2F5E"/>
    <w:rsid w:val="008D5AD9"/>
    <w:rsid w:val="008E18EA"/>
    <w:rsid w:val="008E312C"/>
    <w:rsid w:val="008E3D78"/>
    <w:rsid w:val="008F749E"/>
    <w:rsid w:val="009159F8"/>
    <w:rsid w:val="00921D33"/>
    <w:rsid w:val="00922344"/>
    <w:rsid w:val="009249A8"/>
    <w:rsid w:val="009311BC"/>
    <w:rsid w:val="009561E7"/>
    <w:rsid w:val="0095628A"/>
    <w:rsid w:val="009647E0"/>
    <w:rsid w:val="00965030"/>
    <w:rsid w:val="00976EBC"/>
    <w:rsid w:val="00985CE9"/>
    <w:rsid w:val="00987780"/>
    <w:rsid w:val="009906EB"/>
    <w:rsid w:val="00990991"/>
    <w:rsid w:val="00991795"/>
    <w:rsid w:val="00991F41"/>
    <w:rsid w:val="009A0F05"/>
    <w:rsid w:val="009A28DD"/>
    <w:rsid w:val="009B23CF"/>
    <w:rsid w:val="009B5CA2"/>
    <w:rsid w:val="009B6656"/>
    <w:rsid w:val="009C2E7E"/>
    <w:rsid w:val="009C336D"/>
    <w:rsid w:val="009C7253"/>
    <w:rsid w:val="009C7FB5"/>
    <w:rsid w:val="009D106B"/>
    <w:rsid w:val="009D3C0B"/>
    <w:rsid w:val="009D509A"/>
    <w:rsid w:val="009E1E78"/>
    <w:rsid w:val="009E2150"/>
    <w:rsid w:val="009E232A"/>
    <w:rsid w:val="009E2F66"/>
    <w:rsid w:val="009F3B71"/>
    <w:rsid w:val="009F44DD"/>
    <w:rsid w:val="00A0075C"/>
    <w:rsid w:val="00A06896"/>
    <w:rsid w:val="00A12662"/>
    <w:rsid w:val="00A12A6F"/>
    <w:rsid w:val="00A136A6"/>
    <w:rsid w:val="00A16EBF"/>
    <w:rsid w:val="00A2395F"/>
    <w:rsid w:val="00A264FF"/>
    <w:rsid w:val="00A30179"/>
    <w:rsid w:val="00A354FB"/>
    <w:rsid w:val="00A37920"/>
    <w:rsid w:val="00A4008D"/>
    <w:rsid w:val="00A40ADE"/>
    <w:rsid w:val="00A50EC9"/>
    <w:rsid w:val="00A51192"/>
    <w:rsid w:val="00A521A7"/>
    <w:rsid w:val="00A522E2"/>
    <w:rsid w:val="00A545D4"/>
    <w:rsid w:val="00A54934"/>
    <w:rsid w:val="00A55DC0"/>
    <w:rsid w:val="00A56C31"/>
    <w:rsid w:val="00A573E8"/>
    <w:rsid w:val="00A617A4"/>
    <w:rsid w:val="00A84D7A"/>
    <w:rsid w:val="00A85752"/>
    <w:rsid w:val="00A85CC1"/>
    <w:rsid w:val="00A864AA"/>
    <w:rsid w:val="00A91063"/>
    <w:rsid w:val="00A914D1"/>
    <w:rsid w:val="00A95246"/>
    <w:rsid w:val="00A95DD3"/>
    <w:rsid w:val="00A9740D"/>
    <w:rsid w:val="00AA1256"/>
    <w:rsid w:val="00AA19C9"/>
    <w:rsid w:val="00AA7432"/>
    <w:rsid w:val="00AB11C7"/>
    <w:rsid w:val="00AB1DCE"/>
    <w:rsid w:val="00AC2602"/>
    <w:rsid w:val="00AC2B5A"/>
    <w:rsid w:val="00AC3143"/>
    <w:rsid w:val="00AD356F"/>
    <w:rsid w:val="00AD5F65"/>
    <w:rsid w:val="00AE1996"/>
    <w:rsid w:val="00AE4977"/>
    <w:rsid w:val="00AF22E1"/>
    <w:rsid w:val="00B04391"/>
    <w:rsid w:val="00B101D2"/>
    <w:rsid w:val="00B1282F"/>
    <w:rsid w:val="00B139F9"/>
    <w:rsid w:val="00B1681A"/>
    <w:rsid w:val="00B315AD"/>
    <w:rsid w:val="00B3207D"/>
    <w:rsid w:val="00B321AA"/>
    <w:rsid w:val="00B36A64"/>
    <w:rsid w:val="00B37345"/>
    <w:rsid w:val="00B37EFF"/>
    <w:rsid w:val="00B4185B"/>
    <w:rsid w:val="00B51DFC"/>
    <w:rsid w:val="00B54A29"/>
    <w:rsid w:val="00B556B8"/>
    <w:rsid w:val="00B605ED"/>
    <w:rsid w:val="00B64938"/>
    <w:rsid w:val="00B66F4D"/>
    <w:rsid w:val="00B75A97"/>
    <w:rsid w:val="00B82494"/>
    <w:rsid w:val="00B82541"/>
    <w:rsid w:val="00B83946"/>
    <w:rsid w:val="00B845CB"/>
    <w:rsid w:val="00B84D05"/>
    <w:rsid w:val="00B84FA8"/>
    <w:rsid w:val="00B85656"/>
    <w:rsid w:val="00B85E62"/>
    <w:rsid w:val="00B86231"/>
    <w:rsid w:val="00B9103C"/>
    <w:rsid w:val="00B97FEA"/>
    <w:rsid w:val="00BB34FA"/>
    <w:rsid w:val="00BB6280"/>
    <w:rsid w:val="00BC0D4D"/>
    <w:rsid w:val="00BC2A86"/>
    <w:rsid w:val="00BC5605"/>
    <w:rsid w:val="00BC68E2"/>
    <w:rsid w:val="00BD1690"/>
    <w:rsid w:val="00BD680E"/>
    <w:rsid w:val="00BE0D18"/>
    <w:rsid w:val="00BE288D"/>
    <w:rsid w:val="00BE33F2"/>
    <w:rsid w:val="00BE7061"/>
    <w:rsid w:val="00BF491A"/>
    <w:rsid w:val="00C01676"/>
    <w:rsid w:val="00C0226F"/>
    <w:rsid w:val="00C07E64"/>
    <w:rsid w:val="00C15540"/>
    <w:rsid w:val="00C20084"/>
    <w:rsid w:val="00C20D75"/>
    <w:rsid w:val="00C21352"/>
    <w:rsid w:val="00C23CA8"/>
    <w:rsid w:val="00C2474F"/>
    <w:rsid w:val="00C335F0"/>
    <w:rsid w:val="00C37F16"/>
    <w:rsid w:val="00C401AF"/>
    <w:rsid w:val="00C40328"/>
    <w:rsid w:val="00C513F4"/>
    <w:rsid w:val="00C530D6"/>
    <w:rsid w:val="00C544D1"/>
    <w:rsid w:val="00C565E1"/>
    <w:rsid w:val="00C616CA"/>
    <w:rsid w:val="00C744C3"/>
    <w:rsid w:val="00C7575D"/>
    <w:rsid w:val="00C75AA9"/>
    <w:rsid w:val="00C8028F"/>
    <w:rsid w:val="00C80D00"/>
    <w:rsid w:val="00C965C6"/>
    <w:rsid w:val="00C977C2"/>
    <w:rsid w:val="00CA2650"/>
    <w:rsid w:val="00CA7CBB"/>
    <w:rsid w:val="00CB0106"/>
    <w:rsid w:val="00CB16B4"/>
    <w:rsid w:val="00CB62C4"/>
    <w:rsid w:val="00CB71E3"/>
    <w:rsid w:val="00CB7738"/>
    <w:rsid w:val="00CC0F26"/>
    <w:rsid w:val="00CC20A2"/>
    <w:rsid w:val="00CD0510"/>
    <w:rsid w:val="00CD41C1"/>
    <w:rsid w:val="00CD44F0"/>
    <w:rsid w:val="00CD4E9F"/>
    <w:rsid w:val="00CD515F"/>
    <w:rsid w:val="00CF19E2"/>
    <w:rsid w:val="00CF355B"/>
    <w:rsid w:val="00CF357F"/>
    <w:rsid w:val="00CF3858"/>
    <w:rsid w:val="00CF5198"/>
    <w:rsid w:val="00D06AF0"/>
    <w:rsid w:val="00D1497C"/>
    <w:rsid w:val="00D20849"/>
    <w:rsid w:val="00D324DF"/>
    <w:rsid w:val="00D34755"/>
    <w:rsid w:val="00D46771"/>
    <w:rsid w:val="00D46DFE"/>
    <w:rsid w:val="00D5162A"/>
    <w:rsid w:val="00D52B08"/>
    <w:rsid w:val="00D54847"/>
    <w:rsid w:val="00D55C16"/>
    <w:rsid w:val="00D61FE1"/>
    <w:rsid w:val="00D63F4F"/>
    <w:rsid w:val="00D65643"/>
    <w:rsid w:val="00D66BE7"/>
    <w:rsid w:val="00D7062A"/>
    <w:rsid w:val="00D74012"/>
    <w:rsid w:val="00D86AE4"/>
    <w:rsid w:val="00D874B8"/>
    <w:rsid w:val="00D87983"/>
    <w:rsid w:val="00D912D7"/>
    <w:rsid w:val="00D966E1"/>
    <w:rsid w:val="00DB26FD"/>
    <w:rsid w:val="00DB6697"/>
    <w:rsid w:val="00DB7135"/>
    <w:rsid w:val="00DC2A64"/>
    <w:rsid w:val="00DC3009"/>
    <w:rsid w:val="00DC675B"/>
    <w:rsid w:val="00DC6DF5"/>
    <w:rsid w:val="00DD4554"/>
    <w:rsid w:val="00DE3FEE"/>
    <w:rsid w:val="00DE45D8"/>
    <w:rsid w:val="00DE70FE"/>
    <w:rsid w:val="00DF3648"/>
    <w:rsid w:val="00DF4C45"/>
    <w:rsid w:val="00DF5F32"/>
    <w:rsid w:val="00E02908"/>
    <w:rsid w:val="00E13304"/>
    <w:rsid w:val="00E22059"/>
    <w:rsid w:val="00E419FB"/>
    <w:rsid w:val="00E44733"/>
    <w:rsid w:val="00E4784D"/>
    <w:rsid w:val="00E61F64"/>
    <w:rsid w:val="00E64F2E"/>
    <w:rsid w:val="00E71EE2"/>
    <w:rsid w:val="00E80FF2"/>
    <w:rsid w:val="00E84A80"/>
    <w:rsid w:val="00E878F1"/>
    <w:rsid w:val="00E90630"/>
    <w:rsid w:val="00E92D3F"/>
    <w:rsid w:val="00EA449B"/>
    <w:rsid w:val="00EB45F3"/>
    <w:rsid w:val="00EC03B5"/>
    <w:rsid w:val="00EC0907"/>
    <w:rsid w:val="00ED1AF4"/>
    <w:rsid w:val="00ED29B9"/>
    <w:rsid w:val="00EE15F7"/>
    <w:rsid w:val="00EF1444"/>
    <w:rsid w:val="00EF1F10"/>
    <w:rsid w:val="00EF5014"/>
    <w:rsid w:val="00F00912"/>
    <w:rsid w:val="00F00A1F"/>
    <w:rsid w:val="00F03E7C"/>
    <w:rsid w:val="00F04DD7"/>
    <w:rsid w:val="00F11F31"/>
    <w:rsid w:val="00F160DB"/>
    <w:rsid w:val="00F20471"/>
    <w:rsid w:val="00F262AD"/>
    <w:rsid w:val="00F272F0"/>
    <w:rsid w:val="00F30BD4"/>
    <w:rsid w:val="00F34A25"/>
    <w:rsid w:val="00F34CA1"/>
    <w:rsid w:val="00F4C072"/>
    <w:rsid w:val="00F53658"/>
    <w:rsid w:val="00F5476A"/>
    <w:rsid w:val="00F643A3"/>
    <w:rsid w:val="00F6476E"/>
    <w:rsid w:val="00F6708E"/>
    <w:rsid w:val="00F70FDD"/>
    <w:rsid w:val="00F73FF4"/>
    <w:rsid w:val="00F7609E"/>
    <w:rsid w:val="00F77939"/>
    <w:rsid w:val="00F77EFE"/>
    <w:rsid w:val="00F8001B"/>
    <w:rsid w:val="00F83C5E"/>
    <w:rsid w:val="00F866CA"/>
    <w:rsid w:val="00F9706B"/>
    <w:rsid w:val="00F97E54"/>
    <w:rsid w:val="00FA6DBD"/>
    <w:rsid w:val="00FC0A14"/>
    <w:rsid w:val="00FC6840"/>
    <w:rsid w:val="00FD0DA9"/>
    <w:rsid w:val="00FD34AB"/>
    <w:rsid w:val="00FD3A4A"/>
    <w:rsid w:val="00FD4314"/>
    <w:rsid w:val="00FE02CF"/>
    <w:rsid w:val="00FE29CA"/>
    <w:rsid w:val="00FF08FB"/>
    <w:rsid w:val="00FF3D3E"/>
    <w:rsid w:val="00FF3EB1"/>
    <w:rsid w:val="018FE8DC"/>
    <w:rsid w:val="01EB44D9"/>
    <w:rsid w:val="0229B025"/>
    <w:rsid w:val="02764722"/>
    <w:rsid w:val="034A0617"/>
    <w:rsid w:val="035EB989"/>
    <w:rsid w:val="039E03AB"/>
    <w:rsid w:val="03AD424F"/>
    <w:rsid w:val="03CA89FE"/>
    <w:rsid w:val="04070FF0"/>
    <w:rsid w:val="040D0330"/>
    <w:rsid w:val="0420AC1F"/>
    <w:rsid w:val="043B320F"/>
    <w:rsid w:val="04990EE5"/>
    <w:rsid w:val="04FA0EA8"/>
    <w:rsid w:val="04FCAA70"/>
    <w:rsid w:val="051CD1BC"/>
    <w:rsid w:val="052155D6"/>
    <w:rsid w:val="05231570"/>
    <w:rsid w:val="0537943A"/>
    <w:rsid w:val="054E8935"/>
    <w:rsid w:val="069BEAB5"/>
    <w:rsid w:val="06EF6DF6"/>
    <w:rsid w:val="0777D2F1"/>
    <w:rsid w:val="077C99DC"/>
    <w:rsid w:val="084ED8E4"/>
    <w:rsid w:val="0A16E740"/>
    <w:rsid w:val="0A977EBB"/>
    <w:rsid w:val="0A9BBDEF"/>
    <w:rsid w:val="0AB2E319"/>
    <w:rsid w:val="0AFF7FFE"/>
    <w:rsid w:val="0B024B26"/>
    <w:rsid w:val="0CEDC200"/>
    <w:rsid w:val="0DB5B786"/>
    <w:rsid w:val="0DE3DD86"/>
    <w:rsid w:val="0E0BDB10"/>
    <w:rsid w:val="0E700F28"/>
    <w:rsid w:val="0E713449"/>
    <w:rsid w:val="0E7F80DF"/>
    <w:rsid w:val="0ECBC040"/>
    <w:rsid w:val="0EE32B0A"/>
    <w:rsid w:val="0EF59423"/>
    <w:rsid w:val="0F9FAF3E"/>
    <w:rsid w:val="102065E4"/>
    <w:rsid w:val="10B203B0"/>
    <w:rsid w:val="10E86F97"/>
    <w:rsid w:val="111B6A3E"/>
    <w:rsid w:val="111E702B"/>
    <w:rsid w:val="1202D40E"/>
    <w:rsid w:val="12084EA3"/>
    <w:rsid w:val="124EF4B5"/>
    <w:rsid w:val="127882BC"/>
    <w:rsid w:val="12F89CEB"/>
    <w:rsid w:val="135B7CFA"/>
    <w:rsid w:val="13611B2C"/>
    <w:rsid w:val="141625CD"/>
    <w:rsid w:val="1446B0DE"/>
    <w:rsid w:val="149ADA6D"/>
    <w:rsid w:val="14C86E9F"/>
    <w:rsid w:val="14FFE9CC"/>
    <w:rsid w:val="15006623"/>
    <w:rsid w:val="16050350"/>
    <w:rsid w:val="165D0F92"/>
    <w:rsid w:val="165DC37F"/>
    <w:rsid w:val="1673EE13"/>
    <w:rsid w:val="16A63415"/>
    <w:rsid w:val="16F1E4FB"/>
    <w:rsid w:val="17C559B8"/>
    <w:rsid w:val="181F7596"/>
    <w:rsid w:val="18289BE2"/>
    <w:rsid w:val="18716768"/>
    <w:rsid w:val="192227BF"/>
    <w:rsid w:val="1966D3FC"/>
    <w:rsid w:val="1A69E0EA"/>
    <w:rsid w:val="1AB3B61C"/>
    <w:rsid w:val="1AE89A62"/>
    <w:rsid w:val="1B6ADA47"/>
    <w:rsid w:val="1BB60DD6"/>
    <w:rsid w:val="1BD10FE3"/>
    <w:rsid w:val="1C5D7587"/>
    <w:rsid w:val="1DDA6E8A"/>
    <w:rsid w:val="1E6DAA1E"/>
    <w:rsid w:val="1F92F7CC"/>
    <w:rsid w:val="1FB07038"/>
    <w:rsid w:val="1FE4AC9C"/>
    <w:rsid w:val="20ECF39F"/>
    <w:rsid w:val="21317424"/>
    <w:rsid w:val="218BA70C"/>
    <w:rsid w:val="22408C68"/>
    <w:rsid w:val="22D81C64"/>
    <w:rsid w:val="22FB3709"/>
    <w:rsid w:val="2328ED8E"/>
    <w:rsid w:val="24C4F7C7"/>
    <w:rsid w:val="24EA637F"/>
    <w:rsid w:val="260AF563"/>
    <w:rsid w:val="267DB2C3"/>
    <w:rsid w:val="26F2CBC1"/>
    <w:rsid w:val="26F5E811"/>
    <w:rsid w:val="270544CA"/>
    <w:rsid w:val="27863491"/>
    <w:rsid w:val="29B092FA"/>
    <w:rsid w:val="2A0F1690"/>
    <w:rsid w:val="2A5AC7A8"/>
    <w:rsid w:val="2A6AD54B"/>
    <w:rsid w:val="2AA5ABD1"/>
    <w:rsid w:val="2AE81AAD"/>
    <w:rsid w:val="2AF04F02"/>
    <w:rsid w:val="2B02971F"/>
    <w:rsid w:val="2B1683C7"/>
    <w:rsid w:val="2B2952C7"/>
    <w:rsid w:val="2B37BFA0"/>
    <w:rsid w:val="2B422CD5"/>
    <w:rsid w:val="2B950BF4"/>
    <w:rsid w:val="2BBB7BED"/>
    <w:rsid w:val="2BDCD1CD"/>
    <w:rsid w:val="2BF7072D"/>
    <w:rsid w:val="2DC34C9C"/>
    <w:rsid w:val="2DD021B7"/>
    <w:rsid w:val="2F587E98"/>
    <w:rsid w:val="2F63E900"/>
    <w:rsid w:val="2F6BC76D"/>
    <w:rsid w:val="3019E902"/>
    <w:rsid w:val="302E363C"/>
    <w:rsid w:val="30565630"/>
    <w:rsid w:val="3065A7B2"/>
    <w:rsid w:val="3078E20B"/>
    <w:rsid w:val="307D2BEC"/>
    <w:rsid w:val="3090F060"/>
    <w:rsid w:val="31038E83"/>
    <w:rsid w:val="318888B0"/>
    <w:rsid w:val="31F1B628"/>
    <w:rsid w:val="3213D633"/>
    <w:rsid w:val="329078D1"/>
    <w:rsid w:val="32C839B9"/>
    <w:rsid w:val="32EE32D7"/>
    <w:rsid w:val="3408794B"/>
    <w:rsid w:val="3455A0AD"/>
    <w:rsid w:val="346229BB"/>
    <w:rsid w:val="348E5287"/>
    <w:rsid w:val="351871DC"/>
    <w:rsid w:val="36983F53"/>
    <w:rsid w:val="370D4539"/>
    <w:rsid w:val="372278E3"/>
    <w:rsid w:val="373E3571"/>
    <w:rsid w:val="37953D33"/>
    <w:rsid w:val="37D32439"/>
    <w:rsid w:val="37D52AD4"/>
    <w:rsid w:val="37EEA1F7"/>
    <w:rsid w:val="388A3DB6"/>
    <w:rsid w:val="38A2120D"/>
    <w:rsid w:val="38B31EDF"/>
    <w:rsid w:val="3910E316"/>
    <w:rsid w:val="39E724AD"/>
    <w:rsid w:val="3A3578A9"/>
    <w:rsid w:val="3A9962FD"/>
    <w:rsid w:val="3AA7CE3D"/>
    <w:rsid w:val="3AD2F7C5"/>
    <w:rsid w:val="3B3199D2"/>
    <w:rsid w:val="3B851B36"/>
    <w:rsid w:val="3BDCC903"/>
    <w:rsid w:val="3BF6A085"/>
    <w:rsid w:val="3C0909EA"/>
    <w:rsid w:val="3C9C1488"/>
    <w:rsid w:val="3DFA207A"/>
    <w:rsid w:val="3E4C19F0"/>
    <w:rsid w:val="3E96B651"/>
    <w:rsid w:val="3F435DB0"/>
    <w:rsid w:val="3F9CD257"/>
    <w:rsid w:val="3FB16BDA"/>
    <w:rsid w:val="3FBF149E"/>
    <w:rsid w:val="4017FD3E"/>
    <w:rsid w:val="4035A0F7"/>
    <w:rsid w:val="4060D65C"/>
    <w:rsid w:val="407158F2"/>
    <w:rsid w:val="40B01A6A"/>
    <w:rsid w:val="4171FACD"/>
    <w:rsid w:val="418EA147"/>
    <w:rsid w:val="422BFE60"/>
    <w:rsid w:val="42DEED94"/>
    <w:rsid w:val="42F5434A"/>
    <w:rsid w:val="430EABB9"/>
    <w:rsid w:val="435AD1C2"/>
    <w:rsid w:val="43F1232E"/>
    <w:rsid w:val="43F841D3"/>
    <w:rsid w:val="44BF0D7F"/>
    <w:rsid w:val="44C56E6D"/>
    <w:rsid w:val="44EAD268"/>
    <w:rsid w:val="458850B0"/>
    <w:rsid w:val="468501C2"/>
    <w:rsid w:val="47876CEE"/>
    <w:rsid w:val="4790B353"/>
    <w:rsid w:val="484218F7"/>
    <w:rsid w:val="48858126"/>
    <w:rsid w:val="4895FD4B"/>
    <w:rsid w:val="48C2B673"/>
    <w:rsid w:val="494A479C"/>
    <w:rsid w:val="4976B4F0"/>
    <w:rsid w:val="49C820C2"/>
    <w:rsid w:val="4A4B9F3E"/>
    <w:rsid w:val="4AC4012A"/>
    <w:rsid w:val="4AEA7039"/>
    <w:rsid w:val="4B174CB4"/>
    <w:rsid w:val="4B2A8354"/>
    <w:rsid w:val="4BB57D0A"/>
    <w:rsid w:val="4C1846D8"/>
    <w:rsid w:val="4C8CD2E9"/>
    <w:rsid w:val="4C940D53"/>
    <w:rsid w:val="4D0244A0"/>
    <w:rsid w:val="4D93CB2C"/>
    <w:rsid w:val="4F49E63A"/>
    <w:rsid w:val="4F4CDEBF"/>
    <w:rsid w:val="4F89D128"/>
    <w:rsid w:val="51D01B90"/>
    <w:rsid w:val="52FABAD2"/>
    <w:rsid w:val="532E62B3"/>
    <w:rsid w:val="5346D8A6"/>
    <w:rsid w:val="5354993B"/>
    <w:rsid w:val="53CEDEC1"/>
    <w:rsid w:val="540B97DA"/>
    <w:rsid w:val="540C84BA"/>
    <w:rsid w:val="547AE526"/>
    <w:rsid w:val="548C6BD0"/>
    <w:rsid w:val="551B153D"/>
    <w:rsid w:val="55C6ED6E"/>
    <w:rsid w:val="55DBC619"/>
    <w:rsid w:val="564B6E1F"/>
    <w:rsid w:val="56BF52DE"/>
    <w:rsid w:val="56F43B04"/>
    <w:rsid w:val="577F674F"/>
    <w:rsid w:val="5790D29D"/>
    <w:rsid w:val="57AE1744"/>
    <w:rsid w:val="580758B7"/>
    <w:rsid w:val="58C4A695"/>
    <w:rsid w:val="58D364A0"/>
    <w:rsid w:val="5956FAC3"/>
    <w:rsid w:val="59ABE229"/>
    <w:rsid w:val="5A5251EA"/>
    <w:rsid w:val="5B3545C2"/>
    <w:rsid w:val="5C4C11AC"/>
    <w:rsid w:val="5D261314"/>
    <w:rsid w:val="5D63E013"/>
    <w:rsid w:val="5D99E01A"/>
    <w:rsid w:val="5E5213C5"/>
    <w:rsid w:val="5E6A52C7"/>
    <w:rsid w:val="5ED4730E"/>
    <w:rsid w:val="5F7CA54F"/>
    <w:rsid w:val="5F7FD50A"/>
    <w:rsid w:val="5F8DDB45"/>
    <w:rsid w:val="5FA15D68"/>
    <w:rsid w:val="5FFE231D"/>
    <w:rsid w:val="6098C047"/>
    <w:rsid w:val="60C6FD83"/>
    <w:rsid w:val="6150F186"/>
    <w:rsid w:val="61B54C59"/>
    <w:rsid w:val="61B7F0E8"/>
    <w:rsid w:val="61F106D9"/>
    <w:rsid w:val="62F4D3AA"/>
    <w:rsid w:val="6301294E"/>
    <w:rsid w:val="639C05E6"/>
    <w:rsid w:val="63DA2F82"/>
    <w:rsid w:val="63DB01C7"/>
    <w:rsid w:val="63E9A71B"/>
    <w:rsid w:val="64348958"/>
    <w:rsid w:val="64BAAC29"/>
    <w:rsid w:val="6514F45D"/>
    <w:rsid w:val="65A885BD"/>
    <w:rsid w:val="65BFF3A0"/>
    <w:rsid w:val="66566E75"/>
    <w:rsid w:val="66A27D0A"/>
    <w:rsid w:val="66F039C8"/>
    <w:rsid w:val="679E842E"/>
    <w:rsid w:val="682FD9C0"/>
    <w:rsid w:val="686613D2"/>
    <w:rsid w:val="692FCC0E"/>
    <w:rsid w:val="6986A5E8"/>
    <w:rsid w:val="69A0B770"/>
    <w:rsid w:val="6AC422BB"/>
    <w:rsid w:val="6AD43610"/>
    <w:rsid w:val="6AFF9F73"/>
    <w:rsid w:val="6B21534C"/>
    <w:rsid w:val="6B4D462E"/>
    <w:rsid w:val="6B8D9070"/>
    <w:rsid w:val="6CBF1194"/>
    <w:rsid w:val="6D2C5FE0"/>
    <w:rsid w:val="6D2E9F5C"/>
    <w:rsid w:val="6E04C80D"/>
    <w:rsid w:val="6F4DAC04"/>
    <w:rsid w:val="6F686C39"/>
    <w:rsid w:val="6F733286"/>
    <w:rsid w:val="6F75634C"/>
    <w:rsid w:val="7047CDB6"/>
    <w:rsid w:val="709AE95F"/>
    <w:rsid w:val="70E963F8"/>
    <w:rsid w:val="721715A2"/>
    <w:rsid w:val="7273E25E"/>
    <w:rsid w:val="729AF5FC"/>
    <w:rsid w:val="72A4BCEF"/>
    <w:rsid w:val="73F0E51F"/>
    <w:rsid w:val="73F253E8"/>
    <w:rsid w:val="74A61DE7"/>
    <w:rsid w:val="7552BA57"/>
    <w:rsid w:val="75817BEF"/>
    <w:rsid w:val="7591241C"/>
    <w:rsid w:val="75C7B16E"/>
    <w:rsid w:val="75EB49F3"/>
    <w:rsid w:val="75FD9972"/>
    <w:rsid w:val="76CD4F7C"/>
    <w:rsid w:val="7704D750"/>
    <w:rsid w:val="771EE227"/>
    <w:rsid w:val="7744F7E6"/>
    <w:rsid w:val="77B0F895"/>
    <w:rsid w:val="78422D77"/>
    <w:rsid w:val="7903776D"/>
    <w:rsid w:val="7922B486"/>
    <w:rsid w:val="792AEABD"/>
    <w:rsid w:val="7A76423D"/>
    <w:rsid w:val="7B5DF2F4"/>
    <w:rsid w:val="7C3CB122"/>
    <w:rsid w:val="7C60BB18"/>
    <w:rsid w:val="7C74B760"/>
    <w:rsid w:val="7C8DA3DF"/>
    <w:rsid w:val="7CEA644F"/>
    <w:rsid w:val="7D259FE6"/>
    <w:rsid w:val="7DE7DB95"/>
    <w:rsid w:val="7E70AB2A"/>
    <w:rsid w:val="7E822547"/>
    <w:rsid w:val="7F4E9B69"/>
    <w:rsid w:val="7F89CCFE"/>
    <w:rsid w:val="7FDD93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2A8A"/>
  <w15:chartTrackingRefBased/>
  <w15:docId w15:val="{BF12358E-25C0-4201-ABCA-83CCC1789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DB3"/>
    <w:rPr>
      <w:rFonts w:eastAsiaTheme="majorEastAsia" w:cstheme="majorBidi"/>
      <w:color w:val="272727" w:themeColor="text1" w:themeTint="D8"/>
    </w:rPr>
  </w:style>
  <w:style w:type="paragraph" w:styleId="Title">
    <w:name w:val="Title"/>
    <w:basedOn w:val="Normal"/>
    <w:next w:val="Normal"/>
    <w:link w:val="TitleChar"/>
    <w:uiPriority w:val="10"/>
    <w:qFormat/>
    <w:rsid w:val="001F0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DB3"/>
    <w:pPr>
      <w:spacing w:before="160"/>
      <w:jc w:val="center"/>
    </w:pPr>
    <w:rPr>
      <w:i/>
      <w:iCs/>
      <w:color w:val="404040" w:themeColor="text1" w:themeTint="BF"/>
    </w:rPr>
  </w:style>
  <w:style w:type="character" w:customStyle="1" w:styleId="QuoteChar">
    <w:name w:val="Quote Char"/>
    <w:basedOn w:val="DefaultParagraphFont"/>
    <w:link w:val="Quote"/>
    <w:uiPriority w:val="29"/>
    <w:rsid w:val="001F0DB3"/>
    <w:rPr>
      <w:i/>
      <w:iCs/>
      <w:color w:val="404040" w:themeColor="text1" w:themeTint="BF"/>
    </w:rPr>
  </w:style>
  <w:style w:type="paragraph" w:styleId="ListParagraph">
    <w:name w:val="List Paragraph"/>
    <w:basedOn w:val="Normal"/>
    <w:uiPriority w:val="34"/>
    <w:qFormat/>
    <w:rsid w:val="001F0DB3"/>
    <w:pPr>
      <w:ind w:left="720"/>
      <w:contextualSpacing/>
    </w:pPr>
  </w:style>
  <w:style w:type="character" w:styleId="IntenseEmphasis">
    <w:name w:val="Intense Emphasis"/>
    <w:basedOn w:val="DefaultParagraphFont"/>
    <w:uiPriority w:val="21"/>
    <w:qFormat/>
    <w:rsid w:val="001F0DB3"/>
    <w:rPr>
      <w:i/>
      <w:iCs/>
      <w:color w:val="0F4761" w:themeColor="accent1" w:themeShade="BF"/>
    </w:rPr>
  </w:style>
  <w:style w:type="paragraph" w:styleId="IntenseQuote">
    <w:name w:val="Intense Quote"/>
    <w:basedOn w:val="Normal"/>
    <w:next w:val="Normal"/>
    <w:link w:val="IntenseQuoteChar"/>
    <w:uiPriority w:val="30"/>
    <w:qFormat/>
    <w:rsid w:val="001F0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DB3"/>
    <w:rPr>
      <w:i/>
      <w:iCs/>
      <w:color w:val="0F4761" w:themeColor="accent1" w:themeShade="BF"/>
    </w:rPr>
  </w:style>
  <w:style w:type="character" w:styleId="IntenseReference">
    <w:name w:val="Intense Reference"/>
    <w:basedOn w:val="DefaultParagraphFont"/>
    <w:uiPriority w:val="32"/>
    <w:qFormat/>
    <w:rsid w:val="001F0DB3"/>
    <w:rPr>
      <w:b/>
      <w:bCs/>
      <w:smallCaps/>
      <w:color w:val="0F4761" w:themeColor="accent1" w:themeShade="BF"/>
      <w:spacing w:val="5"/>
    </w:rPr>
  </w:style>
  <w:style w:type="character" w:styleId="CommentReference">
    <w:name w:val="annotation reference"/>
    <w:basedOn w:val="DefaultParagraphFont"/>
    <w:uiPriority w:val="99"/>
    <w:semiHidden/>
    <w:unhideWhenUsed/>
    <w:rsid w:val="009E2150"/>
    <w:rPr>
      <w:sz w:val="16"/>
      <w:szCs w:val="16"/>
    </w:rPr>
  </w:style>
  <w:style w:type="paragraph" w:styleId="CommentText">
    <w:name w:val="annotation text"/>
    <w:basedOn w:val="Normal"/>
    <w:link w:val="CommentTextChar"/>
    <w:uiPriority w:val="99"/>
    <w:unhideWhenUsed/>
    <w:rsid w:val="009E2150"/>
    <w:pPr>
      <w:spacing w:line="240" w:lineRule="auto"/>
    </w:pPr>
    <w:rPr>
      <w:sz w:val="20"/>
      <w:szCs w:val="20"/>
    </w:rPr>
  </w:style>
  <w:style w:type="character" w:customStyle="1" w:styleId="CommentTextChar">
    <w:name w:val="Comment Text Char"/>
    <w:basedOn w:val="DefaultParagraphFont"/>
    <w:link w:val="CommentText"/>
    <w:uiPriority w:val="99"/>
    <w:rsid w:val="009E2150"/>
    <w:rPr>
      <w:sz w:val="20"/>
      <w:szCs w:val="20"/>
    </w:rPr>
  </w:style>
  <w:style w:type="paragraph" w:styleId="CommentSubject">
    <w:name w:val="annotation subject"/>
    <w:basedOn w:val="CommentText"/>
    <w:next w:val="CommentText"/>
    <w:link w:val="CommentSubjectChar"/>
    <w:uiPriority w:val="99"/>
    <w:semiHidden/>
    <w:unhideWhenUsed/>
    <w:rsid w:val="009E2150"/>
    <w:rPr>
      <w:b/>
      <w:bCs/>
    </w:rPr>
  </w:style>
  <w:style w:type="character" w:customStyle="1" w:styleId="CommentSubjectChar">
    <w:name w:val="Comment Subject Char"/>
    <w:basedOn w:val="CommentTextChar"/>
    <w:link w:val="CommentSubject"/>
    <w:uiPriority w:val="99"/>
    <w:semiHidden/>
    <w:rsid w:val="009E2150"/>
    <w:rPr>
      <w:b/>
      <w:bCs/>
      <w:sz w:val="20"/>
      <w:szCs w:val="20"/>
    </w:rPr>
  </w:style>
  <w:style w:type="character" w:styleId="Hyperlink">
    <w:name w:val="Hyperlink"/>
    <w:basedOn w:val="DefaultParagraphFont"/>
    <w:uiPriority w:val="99"/>
    <w:unhideWhenUsed/>
    <w:rsid w:val="0012565A"/>
    <w:rPr>
      <w:color w:val="467886" w:themeColor="hyperlink"/>
      <w:u w:val="single"/>
    </w:rPr>
  </w:style>
  <w:style w:type="character" w:styleId="UnresolvedMention">
    <w:name w:val="Unresolved Mention"/>
    <w:basedOn w:val="DefaultParagraphFont"/>
    <w:uiPriority w:val="99"/>
    <w:semiHidden/>
    <w:unhideWhenUsed/>
    <w:rsid w:val="0012565A"/>
    <w:rPr>
      <w:color w:val="605E5C"/>
      <w:shd w:val="clear" w:color="auto" w:fill="E1DFDD"/>
    </w:rPr>
  </w:style>
  <w:style w:type="paragraph" w:styleId="Revision">
    <w:name w:val="Revision"/>
    <w:hidden/>
    <w:uiPriority w:val="99"/>
    <w:semiHidden/>
    <w:rsid w:val="00CD515F"/>
    <w:pPr>
      <w:spacing w:after="0" w:line="240" w:lineRule="auto"/>
    </w:pPr>
  </w:style>
  <w:style w:type="paragraph" w:styleId="NormalWeb">
    <w:name w:val="Normal (Web)"/>
    <w:basedOn w:val="Normal"/>
    <w:uiPriority w:val="99"/>
    <w:semiHidden/>
    <w:unhideWhenUsed/>
    <w:rsid w:val="005722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london.gov.uk/press-releases/mayoral/registration-system-for-short-term-letting-law" TargetMode="External"/><Relationship Id="rId13" Type="http://schemas.openxmlformats.org/officeDocument/2006/relationships/hyperlink" Target="https://www.bbc.co.uk/news/articles/ce910z9jd3po" TargetMode="External"/><Relationship Id="rId18" Type="http://schemas.openxmlformats.org/officeDocument/2006/relationships/hyperlink" Target="https://committees.parliament.uk/writtenevidence/7607/pdf/" TargetMode="External"/><Relationship Id="rId3" Type="http://schemas.openxmlformats.org/officeDocument/2006/relationships/hyperlink" Target="https://www.bbc.co.uk/news/articles/clyd3l2x2n8o" TargetMode="External"/><Relationship Id="rId21" Type="http://schemas.openxmlformats.org/officeDocument/2006/relationships/hyperlink" Target="https://www.theguardian.com/society/article/2024/may/26/airbnb-and-bookingcom-allowing-social-housing-sublets-say-english-councils" TargetMode="External"/><Relationship Id="rId7" Type="http://schemas.openxmlformats.org/officeDocument/2006/relationships/image" Target="media/image1.jpeg"/><Relationship Id="rId12" Type="http://schemas.openxmlformats.org/officeDocument/2006/relationships/image" Target="media/image8.png"/><Relationship Id="rId17" Type="http://schemas.openxmlformats.org/officeDocument/2006/relationships/hyperlink" Target="https://www.london.gov.uk/who-we-are/what-london-assembly-does/questions-mayor/find-an-answer/supporting-london-continue-worlds-best-destination" TargetMode="External"/><Relationship Id="rId2" Type="http://schemas.openxmlformats.org/officeDocument/2006/relationships/hyperlink" Target="https://www.gov.uk/government/news/housing-targets-increased-to-get-britain-building-again" TargetMode="External"/><Relationship Id="rId16" Type="http://schemas.openxmlformats.org/officeDocument/2006/relationships/hyperlink" Target="https://www.hackneycitizen.co.uk/2025/11/19/london-tourist-tax-sadiq-khan-verdict/" TargetMode="External"/><Relationship Id="rId20" Type="http://schemas.openxmlformats.org/officeDocument/2006/relationships/hyperlink" Target="https://reflect.ucl.ac.uk/remap-collaborative-blog/2022/06/27/airbnb-dependency-the-women-who-rely-on-hosting-to-survive-in-london/" TargetMode="External"/><Relationship Id="rId1" Type="http://schemas.openxmlformats.org/officeDocument/2006/relationships/hyperlink" Target="https://www.bbc.co.uk/news/articles/c3wdd8lg581o" TargetMode="External"/><Relationship Id="rId6" Type="http://schemas.openxmlformats.org/officeDocument/2006/relationships/hyperlink" Target="https://www.sciencedirect.com/science/article/pii/S0160738323000786" TargetMode="External"/><Relationship Id="rId11" Type="http://schemas.openxmlformats.org/officeDocument/2006/relationships/hyperlink" Target="https://data.london.gov.uk/dataset/average-income-of-tax-payers-borough-2g1nq/" TargetMode="External"/><Relationship Id="rId5" Type="http://schemas.openxmlformats.org/officeDocument/2006/relationships/hyperlink" Target="https://www.london.gov.uk/programmes-strategies/planning/london-plan/the-london-plan-2021-online/annex-2-inner-and-outer-london-boroughs" TargetMode="External"/><Relationship Id="rId15" Type="http://schemas.openxmlformats.org/officeDocument/2006/relationships/hyperlink" Target="https://www.gov.uk/introduction-to-business-rates/self-catering-and-holiday-let-accommodation" TargetMode="External"/><Relationship Id="rId10" Type="http://schemas.openxmlformats.org/officeDocument/2006/relationships/hyperlink" Target="https://www.bbc.co.uk/news/articles/cvg96rz9061o" TargetMode="External"/><Relationship Id="rId19" Type="http://schemas.openxmlformats.org/officeDocument/2006/relationships/hyperlink" Target="https://committees.parliament.uk/publications/written-evidence/?SearchTerm=Airbnb&amp;DateFrom=&amp;DateTo=&amp;SessionId=" TargetMode="External"/><Relationship Id="rId4" Type="http://schemas.openxmlformats.org/officeDocument/2006/relationships/hyperlink" Target="http://insideairbnb.com/" TargetMode="External"/><Relationship Id="rId9" Type="http://schemas.openxmlformats.org/officeDocument/2006/relationships/hyperlink" Target="https://www.london.gov.uk/mayor-demands-licencing-scheme-prevent-short-term-lets-damaging-housing-supply" TargetMode="External"/><Relationship Id="rId14" Type="http://schemas.openxmlformats.org/officeDocument/2006/relationships/hyperlink" Target="https://news.airbnb.com/en-uk/do-i-need-to-pay-business-rates-as-a-host-on-airbnb/"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73EA11310C554FAA6F88669F636EE0" ma:contentTypeVersion="3" ma:contentTypeDescription="Create a new document." ma:contentTypeScope="" ma:versionID="55e9ba45597052574bba2321dbf67972">
  <xsd:schema xmlns:xsd="http://www.w3.org/2001/XMLSchema" xmlns:xs="http://www.w3.org/2001/XMLSchema" xmlns:p="http://schemas.microsoft.com/office/2006/metadata/properties" xmlns:ns2="eb88500a-909c-498f-9dc3-eebc9d27c494" targetNamespace="http://schemas.microsoft.com/office/2006/metadata/properties" ma:root="true" ma:fieldsID="b35ef79b59db6122d1f1fdb3491963b6" ns2:_="">
    <xsd:import namespace="eb88500a-909c-498f-9dc3-eebc9d27c4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8500a-909c-498f-9dc3-eebc9d27c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C1EB1A-EE2A-4367-A77C-12EE4437650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FEA6C0-E0FA-4B35-A105-8E4991EA08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8500a-909c-498f-9dc3-eebc9d27c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41AD6-BC7D-4356-BEC4-E852DC8C32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2384</TotalTime>
  <Pages>1</Pages>
  <Words>2885</Words>
  <Characters>16448</Characters>
  <Application>Microsoft Office Word</Application>
  <DocSecurity>4</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Southall, Alice</dc:creator>
  <cp:keywords/>
  <dc:description/>
  <cp:lastModifiedBy>Tee, Benjamin</cp:lastModifiedBy>
  <cp:revision>370</cp:revision>
  <dcterms:created xsi:type="dcterms:W3CDTF">2025-12-08T20:39:00Z</dcterms:created>
  <dcterms:modified xsi:type="dcterms:W3CDTF">2025-12-14T17:36:00Z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0x0101009773EA11310C554FAA6F88669F636EE0</vt:lpwstr>
  </property>
</Properties>
</file>